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7439FF" w:rsidRPr="005A2EF4">
        <w:tc>
          <w:tcPr>
            <w:tcW w:w="10296" w:type="dxa"/>
          </w:tcPr>
          <w:p w:rsidR="007439FF" w:rsidRPr="005A2EF4" w:rsidRDefault="007439FF" w:rsidP="005A2EF4">
            <w:pPr>
              <w:pStyle w:val="Title"/>
              <w:rPr>
                <w:sz w:val="140"/>
                <w:szCs w:val="140"/>
              </w:rPr>
            </w:pPr>
            <w:r w:rsidRPr="005A2EF4">
              <w:rPr>
                <w:sz w:val="140"/>
                <w:szCs w:val="140"/>
              </w:rPr>
              <w:t>Quality Plan</w:t>
            </w:r>
          </w:p>
        </w:tc>
      </w:tr>
      <w:tr w:rsidR="007439FF" w:rsidRPr="005A2EF4">
        <w:tc>
          <w:tcPr>
            <w:tcW w:w="0" w:type="auto"/>
            <w:vAlign w:val="bottom"/>
          </w:tcPr>
          <w:p w:rsidR="007439FF" w:rsidRPr="005A2EF4" w:rsidRDefault="007439FF" w:rsidP="00941033">
            <w:pPr>
              <w:pStyle w:val="Subtitle"/>
            </w:pPr>
            <w:r w:rsidRPr="005A2EF4">
              <w:rPr>
                <w:sz w:val="44"/>
                <w:szCs w:val="28"/>
              </w:rPr>
              <w:t>Cylinders &amp; Orders Management System (COMS) Project</w:t>
            </w:r>
          </w:p>
        </w:tc>
      </w:tr>
      <w:tr w:rsidR="007439FF" w:rsidRPr="005A2EF4">
        <w:trPr>
          <w:trHeight w:val="1152"/>
        </w:trPr>
        <w:tc>
          <w:tcPr>
            <w:tcW w:w="0" w:type="auto"/>
            <w:vAlign w:val="bottom"/>
          </w:tcPr>
          <w:p w:rsidR="007439FF" w:rsidRPr="005A2EF4" w:rsidRDefault="007439F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7439FF" w:rsidRDefault="004000D4">
      <w:r>
        <w:rPr>
          <w:noProof/>
          <w:lang w:eastAsia="ja-JP"/>
        </w:rPr>
        <w:pict>
          <v:rect id="Rectangle 52" o:spid="_x0000_s1026" style="position:absolute;margin-left:0;margin-top:0;width:595.3pt;height:841.9pt;z-index:-3;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7439FF" w:rsidRDefault="007439FF">
                  <w:pPr>
                    <w:pStyle w:val="Subtitle"/>
                    <w:spacing w:after="0" w:line="240" w:lineRule="auto"/>
                  </w:pPr>
                  <w:r>
                    <w:t>3/7/2011</w:t>
                  </w:r>
                </w:p>
              </w:txbxContent>
            </v:textbox>
            <w10:wrap anchorx="margin" anchory="margin"/>
          </v:shape>
        </w:pict>
      </w:r>
      <w:r>
        <w:rPr>
          <w:noProof/>
          <w:lang w:eastAsia="ja-JP"/>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eastAsia="ja-JP"/>
        </w:rPr>
        <w:pict>
          <v:rect id="Rectangle 55" o:spid="_x0000_s1029" style="position:absolute;margin-left:0;margin-top:0;width:451.3pt;height:2.85pt;z-index: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7439FF">
        <w:br w:type="page"/>
      </w:r>
    </w:p>
    <w:p w:rsidR="007439FF" w:rsidRDefault="004000D4">
      <w:r>
        <w:rPr>
          <w:noProof/>
          <w:lang w:eastAsia="ja-JP"/>
        </w:rPr>
        <w:pict>
          <v:shape id="Text Box 2" o:spid="_x0000_s1030" type="#_x0000_t202" style="position:absolute;margin-left:-1.45pt;margin-top:291.55pt;width:456.95pt;height:31.35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7439FF" w:rsidRPr="0004363C" w:rsidRDefault="007439FF" w:rsidP="0004363C">
                  <w:pPr>
                    <w:jc w:val="center"/>
                    <w:rPr>
                      <w:b/>
                      <w:sz w:val="28"/>
                    </w:rPr>
                  </w:pPr>
                  <w:r w:rsidRPr="0004363C">
                    <w:rPr>
                      <w:b/>
                      <w:sz w:val="28"/>
                    </w:rPr>
                    <w:t>This page has been intentionally left blank</w:t>
                  </w:r>
                </w:p>
              </w:txbxContent>
            </v:textbox>
          </v:shape>
        </w:pict>
      </w:r>
      <w:r w:rsidR="007439F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Filing Reference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GG/COMS/MQ.1/1</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Document Title: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Quality Plan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Version : </w:t>
            </w:r>
          </w:p>
        </w:tc>
        <w:tc>
          <w:tcPr>
            <w:tcW w:w="5472" w:type="dxa"/>
            <w:gridSpan w:val="3"/>
          </w:tcPr>
          <w:p w:rsidR="007439FF" w:rsidRPr="005A2EF4" w:rsidRDefault="007439FF" w:rsidP="006A63CD">
            <w:pPr>
              <w:tabs>
                <w:tab w:val="left" w:pos="2160"/>
              </w:tabs>
              <w:spacing w:before="120" w:after="120"/>
              <w:ind w:left="1227"/>
              <w:rPr>
                <w:rFonts w:cs="Calibri"/>
              </w:rPr>
            </w:pPr>
            <w:r w:rsidRPr="005A2EF4">
              <w:rPr>
                <w:rFonts w:cs="Calibri"/>
              </w:rPr>
              <w:t>1.0</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Prepared by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Chang Parkk Khiong Alvin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Date Created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fldChar w:fldCharType="begin"/>
            </w:r>
            <w:r w:rsidRPr="005A2EF4">
              <w:rPr>
                <w:rFonts w:cs="Calibri"/>
              </w:rPr>
              <w:instrText>date \@ "dddd, MMMM d, yyyy"</w:instrText>
            </w:r>
            <w:r w:rsidRPr="005A2EF4">
              <w:rPr>
                <w:rFonts w:cs="Calibri"/>
              </w:rPr>
              <w:fldChar w:fldCharType="separate"/>
            </w:r>
            <w:ins w:id="0" w:author="Alvin Chang" w:date="2011-03-22T02:57:00Z">
              <w:r w:rsidR="00EC3F4B">
                <w:rPr>
                  <w:rFonts w:cs="Calibri"/>
                  <w:noProof/>
                </w:rPr>
                <w:t>Tuesday, March 22, 2011</w:t>
              </w:r>
            </w:ins>
            <w:del w:id="1" w:author="Alvin Chang" w:date="2011-03-22T02:57:00Z">
              <w:r w:rsidDel="00EC3F4B">
                <w:rPr>
                  <w:rFonts w:cs="Calibri"/>
                  <w:noProof/>
                </w:rPr>
                <w:delText>Sunday, March 20, 2011</w:delText>
              </w:r>
            </w:del>
            <w:r w:rsidRPr="005A2EF4">
              <w:rPr>
                <w:rFonts w:cs="Calibri"/>
              </w:rPr>
              <w:fldChar w:fldCharType="end"/>
            </w:r>
          </w:p>
        </w:tc>
      </w:tr>
      <w:tr w:rsidR="007439FF" w:rsidRPr="005A2EF4" w:rsidTr="006A63CD">
        <w:trPr>
          <w:cantSplit/>
          <w:trHeight w:val="95"/>
        </w:trPr>
        <w:tc>
          <w:tcPr>
            <w:tcW w:w="3168" w:type="dxa"/>
          </w:tcPr>
          <w:p w:rsidR="007439FF" w:rsidRPr="005A2EF4" w:rsidRDefault="007439FF" w:rsidP="008E621B">
            <w:pPr>
              <w:spacing w:before="120" w:after="120" w:line="240" w:lineRule="atLeast"/>
              <w:rPr>
                <w:rFonts w:cs="Calibri"/>
                <w:b/>
              </w:rPr>
            </w:pPr>
          </w:p>
        </w:tc>
        <w:tc>
          <w:tcPr>
            <w:tcW w:w="3168" w:type="dxa"/>
            <w:gridSpan w:val="2"/>
          </w:tcPr>
          <w:p w:rsidR="007439FF" w:rsidRPr="005A2EF4" w:rsidRDefault="007439FF" w:rsidP="00D36D7B">
            <w:pPr>
              <w:spacing w:before="120" w:after="120" w:line="240" w:lineRule="atLeast"/>
              <w:rPr>
                <w:rFonts w:cs="Calibri"/>
              </w:rPr>
            </w:pPr>
          </w:p>
        </w:tc>
        <w:tc>
          <w:tcPr>
            <w:tcW w:w="2304" w:type="dxa"/>
          </w:tcPr>
          <w:p w:rsidR="007439FF" w:rsidRPr="005A2EF4" w:rsidRDefault="007439FF" w:rsidP="008E621B">
            <w:pPr>
              <w:tabs>
                <w:tab w:val="left" w:pos="2160"/>
              </w:tabs>
              <w:spacing w:before="120" w:after="120"/>
              <w:ind w:left="440"/>
              <w:rPr>
                <w:rFonts w:cs="Calibri"/>
                <w:b/>
              </w:rPr>
            </w:pPr>
          </w:p>
        </w:tc>
      </w:tr>
      <w:tr w:rsidR="007439FF" w:rsidRPr="005A2EF4" w:rsidTr="006A63CD">
        <w:trPr>
          <w:cantSplit/>
        </w:trPr>
        <w:tc>
          <w:tcPr>
            <w:tcW w:w="3168" w:type="dxa"/>
          </w:tcPr>
          <w:p w:rsidR="007439FF" w:rsidRPr="005A2EF4" w:rsidRDefault="007439F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7439FF" w:rsidRPr="005A2EF4" w:rsidRDefault="007439FF" w:rsidP="006A63CD">
            <w:pPr>
              <w:spacing w:before="720" w:after="120" w:line="240" w:lineRule="atLeast"/>
              <w:jc w:val="center"/>
              <w:rPr>
                <w:rFonts w:cs="Calibri"/>
              </w:rPr>
            </w:pPr>
            <w:r w:rsidRPr="005A2EF4">
              <w:rPr>
                <w:rFonts w:cs="Calibri"/>
              </w:rPr>
              <w:t>___________________</w:t>
            </w:r>
          </w:p>
        </w:tc>
        <w:tc>
          <w:tcPr>
            <w:tcW w:w="2304" w:type="dxa"/>
            <w:vAlign w:val="bottom"/>
          </w:tcPr>
          <w:p w:rsidR="007439FF" w:rsidRPr="005A2EF4" w:rsidRDefault="007439FF" w:rsidP="006A63CD">
            <w:pPr>
              <w:tabs>
                <w:tab w:val="left" w:pos="2160"/>
              </w:tabs>
              <w:spacing w:before="720" w:after="120"/>
              <w:ind w:left="43"/>
              <w:jc w:val="center"/>
              <w:rPr>
                <w:rFonts w:cs="Calibri"/>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rPr>
            </w:pPr>
          </w:p>
        </w:tc>
        <w:tc>
          <w:tcPr>
            <w:tcW w:w="3168" w:type="dxa"/>
            <w:gridSpan w:val="2"/>
          </w:tcPr>
          <w:p w:rsidR="007439FF" w:rsidRPr="005A2EF4" w:rsidRDefault="007439FF" w:rsidP="008E621B">
            <w:pPr>
              <w:spacing w:before="120"/>
              <w:ind w:left="720"/>
              <w:rPr>
                <w:rFonts w:cs="Calibri"/>
              </w:rPr>
            </w:pPr>
            <w:r w:rsidRPr="005A2EF4">
              <w:rPr>
                <w:rFonts w:cs="Calibri"/>
              </w:rPr>
              <w:t>Tran Ba Tien</w:t>
            </w:r>
          </w:p>
        </w:tc>
        <w:tc>
          <w:tcPr>
            <w:tcW w:w="2304" w:type="dxa"/>
          </w:tcPr>
          <w:p w:rsidR="007439FF" w:rsidRPr="005A2EF4" w:rsidRDefault="007439FF" w:rsidP="008E621B">
            <w:pPr>
              <w:tabs>
                <w:tab w:val="left" w:pos="2160"/>
              </w:tabs>
              <w:spacing w:before="120"/>
              <w:ind w:left="440"/>
              <w:rPr>
                <w:rFonts w:cs="Calibri"/>
                <w:b/>
              </w:rPr>
            </w:pPr>
            <w:r w:rsidRPr="005A2EF4">
              <w:rPr>
                <w:rFonts w:cs="Calibri"/>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rPr>
            </w:pPr>
          </w:p>
        </w:tc>
        <w:tc>
          <w:tcPr>
            <w:tcW w:w="3168" w:type="dxa"/>
            <w:gridSpan w:val="2"/>
          </w:tcPr>
          <w:p w:rsidR="007439FF" w:rsidRPr="005A2EF4" w:rsidRDefault="007439FF" w:rsidP="008E621B">
            <w:pPr>
              <w:spacing w:line="240" w:lineRule="atLeast"/>
              <w:ind w:left="720"/>
              <w:rPr>
                <w:rFonts w:cs="Calibri"/>
              </w:rPr>
            </w:pPr>
            <w:r w:rsidRPr="005A2EF4">
              <w:rPr>
                <w:rFonts w:cs="Calibri"/>
              </w:rPr>
              <w:t>Project Manager</w:t>
            </w:r>
          </w:p>
        </w:tc>
        <w:tc>
          <w:tcPr>
            <w:tcW w:w="2304" w:type="dxa"/>
          </w:tcPr>
          <w:p w:rsidR="007439FF" w:rsidRPr="005A2EF4" w:rsidRDefault="007439FF" w:rsidP="008E621B">
            <w:pPr>
              <w:tabs>
                <w:tab w:val="left" w:pos="2160"/>
              </w:tabs>
              <w:ind w:left="280"/>
              <w:rPr>
                <w:rFonts w:cs="Calibri"/>
              </w:rPr>
            </w:pPr>
          </w:p>
        </w:tc>
      </w:tr>
      <w:tr w:rsidR="007439FF" w:rsidRPr="005A2EF4" w:rsidTr="006A63CD">
        <w:trPr>
          <w:cantSplit/>
          <w:trHeight w:val="622"/>
        </w:trPr>
        <w:tc>
          <w:tcPr>
            <w:tcW w:w="3168" w:type="dxa"/>
          </w:tcPr>
          <w:p w:rsidR="007439FF" w:rsidRPr="005A2EF4" w:rsidRDefault="007439FF"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7439FF" w:rsidRPr="005A2EF4" w:rsidRDefault="007439FF"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7439FF" w:rsidRPr="005A2EF4" w:rsidRDefault="007439FF" w:rsidP="006A63CD">
            <w:pPr>
              <w:tabs>
                <w:tab w:val="left" w:pos="2160"/>
              </w:tabs>
              <w:spacing w:before="480" w:after="120"/>
              <w:ind w:left="43"/>
              <w:jc w:val="center"/>
              <w:rPr>
                <w:rFonts w:cs="Calibri"/>
                <w:color w:val="FFFFFF"/>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color w:val="FFFFFF"/>
              </w:rPr>
            </w:pPr>
          </w:p>
        </w:tc>
        <w:tc>
          <w:tcPr>
            <w:tcW w:w="3168" w:type="dxa"/>
            <w:gridSpan w:val="2"/>
          </w:tcPr>
          <w:p w:rsidR="007439FF" w:rsidRPr="005A2EF4" w:rsidRDefault="007439FF" w:rsidP="008E621B">
            <w:pPr>
              <w:spacing w:before="120"/>
              <w:ind w:left="720"/>
              <w:rPr>
                <w:rFonts w:cs="Calibri"/>
                <w:color w:val="FFFFFF"/>
              </w:rPr>
            </w:pPr>
            <w:r>
              <w:rPr>
                <w:rFonts w:cs="Calibri"/>
                <w:color w:val="FFFFFF"/>
              </w:rPr>
              <w:t>Truong Thieu Duong</w:t>
            </w:r>
          </w:p>
        </w:tc>
        <w:tc>
          <w:tcPr>
            <w:tcW w:w="2304" w:type="dxa"/>
          </w:tcPr>
          <w:p w:rsidR="007439FF" w:rsidRPr="005A2EF4" w:rsidRDefault="007439FF" w:rsidP="008E621B">
            <w:pPr>
              <w:tabs>
                <w:tab w:val="left" w:pos="2160"/>
              </w:tabs>
              <w:spacing w:before="120"/>
              <w:ind w:left="280"/>
              <w:rPr>
                <w:rFonts w:cs="Calibri"/>
                <w:color w:val="FFFFFF"/>
              </w:rPr>
            </w:pPr>
            <w:r w:rsidRPr="005A2EF4">
              <w:rPr>
                <w:rFonts w:cs="Calibri"/>
                <w:color w:val="FFFFFF"/>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color w:val="FFFFFF"/>
              </w:rPr>
            </w:pPr>
          </w:p>
        </w:tc>
        <w:tc>
          <w:tcPr>
            <w:tcW w:w="3168" w:type="dxa"/>
            <w:gridSpan w:val="2"/>
          </w:tcPr>
          <w:p w:rsidR="007439FF" w:rsidRPr="005A2EF4" w:rsidRDefault="007439FF" w:rsidP="008E621B">
            <w:pPr>
              <w:spacing w:line="240" w:lineRule="atLeast"/>
              <w:ind w:left="720"/>
              <w:rPr>
                <w:rFonts w:cs="Calibri"/>
                <w:color w:val="FFFFFF"/>
              </w:rPr>
            </w:pPr>
            <w:r w:rsidRPr="005A2EF4">
              <w:rPr>
                <w:rFonts w:cs="Calibri"/>
                <w:color w:val="FFFFFF"/>
              </w:rPr>
              <w:t>Project Director</w:t>
            </w:r>
          </w:p>
        </w:tc>
        <w:tc>
          <w:tcPr>
            <w:tcW w:w="2304" w:type="dxa"/>
          </w:tcPr>
          <w:p w:rsidR="007439FF" w:rsidRPr="005A2EF4" w:rsidRDefault="007439FF" w:rsidP="008E621B">
            <w:pPr>
              <w:tabs>
                <w:tab w:val="left" w:pos="2160"/>
              </w:tabs>
              <w:ind w:left="280"/>
              <w:rPr>
                <w:rFonts w:cs="Calibri"/>
                <w:color w:val="FFFFFF"/>
              </w:rPr>
            </w:pPr>
          </w:p>
        </w:tc>
      </w:tr>
      <w:tr w:rsidR="007439FF" w:rsidRPr="005A2EF4" w:rsidTr="006A63CD">
        <w:trPr>
          <w:cantSplit/>
        </w:trPr>
        <w:tc>
          <w:tcPr>
            <w:tcW w:w="3600" w:type="dxa"/>
            <w:gridSpan w:val="2"/>
          </w:tcPr>
          <w:p w:rsidR="007439FF" w:rsidRPr="005A2EF4" w:rsidRDefault="007439FF" w:rsidP="006A63CD">
            <w:pPr>
              <w:spacing w:before="1200"/>
              <w:ind w:left="142" w:right="720"/>
              <w:jc w:val="both"/>
              <w:rPr>
                <w:rFonts w:cs="Calibri"/>
                <w:b/>
                <w:sz w:val="16"/>
                <w:szCs w:val="16"/>
              </w:rPr>
            </w:pPr>
            <w:r w:rsidRPr="005A2EF4">
              <w:rPr>
                <w:rFonts w:cs="Calibri"/>
                <w:b/>
                <w:sz w:val="16"/>
                <w:szCs w:val="16"/>
              </w:rPr>
              <w:t>© 2011 GoldenGravure.</w:t>
            </w:r>
          </w:p>
          <w:p w:rsidR="007439FF" w:rsidRPr="005A2EF4" w:rsidRDefault="007439FF" w:rsidP="006A63CD">
            <w:pPr>
              <w:ind w:left="142" w:right="720"/>
              <w:jc w:val="both"/>
              <w:rPr>
                <w:rFonts w:cs="Calibri"/>
                <w:b/>
                <w:sz w:val="16"/>
                <w:szCs w:val="16"/>
              </w:rPr>
            </w:pPr>
            <w:r w:rsidRPr="005A2EF4">
              <w:rPr>
                <w:rFonts w:cs="Calibri"/>
                <w:b/>
                <w:sz w:val="16"/>
                <w:szCs w:val="16"/>
              </w:rPr>
              <w:t>The information contained in this document is the property of GoldenGravure. The contents must not be reproduced, wholly or in part, for purposes other than for which it has been supplied, without the prior permission of GoldenGravure, or, if it has been furnished under contract to another party, as expressly authorised under that contract. GoldenGravure shall not be liable for any errors or omissions.</w:t>
            </w:r>
          </w:p>
        </w:tc>
        <w:tc>
          <w:tcPr>
            <w:tcW w:w="5040" w:type="dxa"/>
            <w:gridSpan w:val="2"/>
          </w:tcPr>
          <w:p w:rsidR="007439FF" w:rsidRPr="005A2EF4" w:rsidRDefault="007439FF" w:rsidP="008E621B">
            <w:pPr>
              <w:spacing w:before="1800"/>
              <w:jc w:val="center"/>
              <w:rPr>
                <w:rFonts w:ascii="Lucida Handwriting" w:hAnsi="Lucida Handwriting" w:cs="Calibri"/>
                <w:spacing w:val="180"/>
                <w:sz w:val="96"/>
                <w:szCs w:val="96"/>
              </w:rPr>
            </w:pPr>
            <w:r w:rsidRPr="005A2EF4">
              <w:rPr>
                <w:rFonts w:ascii="Lucida Handwriting" w:hAnsi="Lucida Handwriting" w:cs="Calibri"/>
                <w:b/>
                <w:spacing w:val="180"/>
                <w:sz w:val="80"/>
                <w:szCs w:val="96"/>
              </w:rPr>
              <w:t>Golden</w:t>
            </w:r>
            <w:r w:rsidRPr="005A2EF4">
              <w:rPr>
                <w:rFonts w:ascii="Lucida Handwriting" w:hAnsi="Lucida Handwriting" w:cs="Calibri"/>
                <w:b/>
                <w:spacing w:val="180"/>
                <w:sz w:val="80"/>
                <w:szCs w:val="96"/>
              </w:rPr>
              <w:br/>
              <w:t>Gravure</w:t>
            </w:r>
          </w:p>
        </w:tc>
      </w:tr>
    </w:tbl>
    <w:p w:rsidR="007439FF" w:rsidRDefault="007439FF">
      <w:pPr>
        <w:sectPr w:rsidR="007439FF" w:rsidSect="000E5ECB">
          <w:footerReference w:type="first" r:id="rId9"/>
          <w:pgSz w:w="11906" w:h="16838"/>
          <w:pgMar w:top="1440" w:right="1440" w:bottom="1440" w:left="1440" w:header="708" w:footer="708" w:gutter="0"/>
          <w:pgNumType w:start="0"/>
          <w:cols w:space="708"/>
          <w:titlePg/>
          <w:docGrid w:linePitch="360"/>
        </w:sectPr>
      </w:pPr>
    </w:p>
    <w:p w:rsidR="007439FF" w:rsidRPr="005E15D0" w:rsidRDefault="007439F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Change w:id="2">
          <w:tblGrid>
            <w:gridCol w:w="931"/>
            <w:gridCol w:w="1417"/>
            <w:gridCol w:w="2592"/>
            <w:gridCol w:w="2160"/>
            <w:gridCol w:w="1620"/>
          </w:tblGrid>
        </w:tblGridChange>
      </w:tblGrid>
      <w:tr w:rsidR="007439F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Authorised by</w:t>
            </w:r>
          </w:p>
        </w:tc>
        <w:tc>
          <w:tcPr>
            <w:tcW w:w="16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tr>
      <w:tr w:rsidR="007439FF"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7439FF" w:rsidRPr="005A2EF4" w:rsidRDefault="007439FF" w:rsidP="005E15D0">
            <w:pPr>
              <w:spacing w:before="120" w:after="120" w:line="240" w:lineRule="auto"/>
              <w:jc w:val="center"/>
              <w:rPr>
                <w:rFonts w:cs="Calibri"/>
              </w:rPr>
            </w:pPr>
            <w:bookmarkStart w:id="3" w:name="_GoBack" w:colFirst="0" w:colLast="3"/>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7439FF" w:rsidRPr="005A2EF4" w:rsidRDefault="007439FF" w:rsidP="00EC3F4B">
            <w:pPr>
              <w:spacing w:before="120" w:after="120" w:line="240" w:lineRule="auto"/>
              <w:jc w:val="center"/>
              <w:rPr>
                <w:rFonts w:cs="Calibri"/>
              </w:rPr>
            </w:pPr>
            <w:del w:id="4" w:author="Alvin Chang" w:date="2011-03-22T02:58:00Z">
              <w:r w:rsidRPr="005A2EF4" w:rsidDel="00EC3F4B">
                <w:rPr>
                  <w:rFonts w:cs="Calibri"/>
                </w:rPr>
                <w:fldChar w:fldCharType="begin"/>
              </w:r>
              <w:r w:rsidRPr="005A2EF4" w:rsidDel="00EC3F4B">
                <w:rPr>
                  <w:rFonts w:cs="Calibri"/>
                </w:rPr>
                <w:delInstrText>date \@ dd/MM/yy</w:delInstrText>
              </w:r>
              <w:r w:rsidRPr="005A2EF4" w:rsidDel="00EC3F4B">
                <w:rPr>
                  <w:rFonts w:cs="Calibri"/>
                </w:rPr>
                <w:fldChar w:fldCharType="separate"/>
              </w:r>
            </w:del>
            <w:del w:id="5" w:author="Alvin Chang" w:date="2011-03-22T02:57:00Z">
              <w:r w:rsidDel="00EC3F4B">
                <w:rPr>
                  <w:rFonts w:cs="Calibri"/>
                  <w:noProof/>
                </w:rPr>
                <w:delText>20/03/11</w:delText>
              </w:r>
            </w:del>
            <w:del w:id="6" w:author="Alvin Chang" w:date="2011-03-22T02:58:00Z">
              <w:r w:rsidRPr="005A2EF4" w:rsidDel="00EC3F4B">
                <w:rPr>
                  <w:rFonts w:cs="Calibri"/>
                </w:rPr>
                <w:fldChar w:fldCharType="end"/>
              </w:r>
            </w:del>
            <w:ins w:id="7" w:author="Alvin Chang" w:date="2011-03-22T02:58:00Z">
              <w:r w:rsidR="00EC3F4B">
                <w:rPr>
                  <w:rFonts w:cs="Calibri"/>
                </w:rPr>
                <w:t>11 Mar 2011</w:t>
              </w:r>
            </w:ins>
          </w:p>
        </w:tc>
        <w:tc>
          <w:tcPr>
            <w:tcW w:w="2592" w:type="dxa"/>
            <w:tcBorders>
              <w:top w:val="single" w:sz="6" w:space="0" w:color="auto"/>
              <w:left w:val="single" w:sz="6" w:space="0" w:color="auto"/>
              <w:bottom w:val="single" w:sz="6" w:space="0" w:color="auto"/>
              <w:right w:val="single" w:sz="6" w:space="0" w:color="auto"/>
            </w:tcBorders>
            <w:vAlign w:val="center"/>
          </w:tcPr>
          <w:p w:rsidR="007439FF" w:rsidRPr="005A2EF4" w:rsidRDefault="007439FF" w:rsidP="005E15D0">
            <w:pPr>
              <w:spacing w:before="120" w:after="120" w:line="240" w:lineRule="auto"/>
              <w:jc w:val="center"/>
              <w:rPr>
                <w:rFonts w:cs="Calibri"/>
              </w:rPr>
            </w:pPr>
            <w:r w:rsidRPr="005A2EF4">
              <w:rPr>
                <w:rFonts w:cs="Calibri"/>
              </w:rPr>
              <w:t>Alvin Chang Parkk Khiong</w:t>
            </w:r>
          </w:p>
        </w:tc>
        <w:tc>
          <w:tcPr>
            <w:tcW w:w="2160" w:type="dxa"/>
            <w:tcBorders>
              <w:top w:val="single" w:sz="6" w:space="0" w:color="auto"/>
              <w:left w:val="single" w:sz="6" w:space="0" w:color="auto"/>
              <w:bottom w:val="single" w:sz="6" w:space="0" w:color="auto"/>
              <w:right w:val="single" w:sz="6" w:space="0" w:color="auto"/>
            </w:tcBorders>
            <w:vAlign w:val="center"/>
          </w:tcPr>
          <w:p w:rsidR="007439FF" w:rsidRPr="005A2EF4" w:rsidRDefault="007439FF" w:rsidP="005E15D0">
            <w:pPr>
              <w:spacing w:before="200" w:line="240" w:lineRule="auto"/>
              <w:jc w:val="center"/>
              <w:rPr>
                <w:rFonts w:cs="Calibri"/>
              </w:rPr>
            </w:pPr>
            <w:del w:id="8" w:author="Alvin Chang" w:date="2011-03-22T02:58:00Z">
              <w:r w:rsidDel="00EC3F4B">
                <w:rPr>
                  <w:rFonts w:cs="Calibri"/>
                </w:rPr>
                <w:delText>Truong Thieu Duong</w:delText>
              </w:r>
            </w:del>
            <w:ins w:id="9" w:author="Alvin Chang" w:date="2011-03-22T02:58:00Z">
              <w:r w:rsidR="00EC3F4B">
                <w:rPr>
                  <w:rFonts w:cs="Calibri"/>
                </w:rPr>
                <w:t>Tran Ba Tien</w:t>
              </w:r>
            </w:ins>
          </w:p>
        </w:tc>
        <w:tc>
          <w:tcPr>
            <w:tcW w:w="1620" w:type="dxa"/>
            <w:tcBorders>
              <w:top w:val="single" w:sz="6" w:space="0" w:color="auto"/>
              <w:left w:val="single" w:sz="6" w:space="0" w:color="auto"/>
              <w:bottom w:val="single" w:sz="6" w:space="0" w:color="auto"/>
              <w:right w:val="single" w:sz="6" w:space="0" w:color="auto"/>
            </w:tcBorders>
            <w:vAlign w:val="center"/>
          </w:tcPr>
          <w:p w:rsidR="007439FF" w:rsidRPr="005A2EF4" w:rsidRDefault="007439FF" w:rsidP="005E15D0">
            <w:pPr>
              <w:spacing w:before="200" w:line="240" w:lineRule="auto"/>
              <w:jc w:val="center"/>
              <w:rPr>
                <w:rFonts w:cs="Calibri"/>
              </w:rPr>
            </w:pPr>
          </w:p>
        </w:tc>
      </w:tr>
      <w:tr w:rsidR="00EC3F4B" w:rsidRPr="005A2EF4" w:rsidTr="00592B5A">
        <w:tblPrEx>
          <w:tblW w:w="0" w:type="auto"/>
          <w:tblLayout w:type="fixed"/>
          <w:tblCellMar>
            <w:left w:w="80" w:type="dxa"/>
            <w:right w:w="80" w:type="dxa"/>
          </w:tblCellMar>
          <w:tblLook w:val="0000" w:firstRow="0" w:lastRow="0" w:firstColumn="0" w:lastColumn="0" w:noHBand="0" w:noVBand="0"/>
          <w:tblPrExChange w:id="10" w:author="Alvin Chang" w:date="2011-03-22T02:58:00Z">
            <w:tblPrEx>
              <w:tblW w:w="0" w:type="auto"/>
              <w:tblLayout w:type="fixed"/>
              <w:tblCellMar>
                <w:left w:w="80" w:type="dxa"/>
                <w:right w:w="80" w:type="dxa"/>
              </w:tblCellMar>
              <w:tblLook w:val="0000" w:firstRow="0" w:lastRow="0" w:firstColumn="0" w:lastColumn="0" w:noHBand="0" w:noVBand="0"/>
            </w:tblPrEx>
          </w:tblPrExChange>
        </w:tblPrEx>
        <w:trPr>
          <w:cantSplit/>
          <w:trPrChange w:id="11" w:author="Alvin Chang" w:date="2011-03-22T02:58:00Z">
            <w:trPr>
              <w:cantSplit/>
            </w:trPr>
          </w:trPrChange>
        </w:trPr>
        <w:tc>
          <w:tcPr>
            <w:tcW w:w="931" w:type="dxa"/>
            <w:tcBorders>
              <w:top w:val="single" w:sz="6" w:space="0" w:color="auto"/>
              <w:left w:val="single" w:sz="6" w:space="0" w:color="auto"/>
              <w:bottom w:val="single" w:sz="6" w:space="0" w:color="auto"/>
              <w:right w:val="single" w:sz="6" w:space="0" w:color="auto"/>
            </w:tcBorders>
            <w:tcPrChange w:id="12" w:author="Alvin Chang" w:date="2011-03-22T02:58:00Z">
              <w:tcPr>
                <w:tcW w:w="931"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jc w:val="center"/>
              <w:rPr>
                <w:rFonts w:cs="Calibri"/>
              </w:rPr>
            </w:pPr>
            <w:ins w:id="13" w:author="Alvin Chang" w:date="2011-03-22T02:57:00Z">
              <w:r>
                <w:rPr>
                  <w:rFonts w:cs="Calibri"/>
                </w:rPr>
                <w:t>1.1</w:t>
              </w:r>
            </w:ins>
          </w:p>
        </w:tc>
        <w:tc>
          <w:tcPr>
            <w:tcW w:w="1417" w:type="dxa"/>
            <w:tcBorders>
              <w:top w:val="single" w:sz="6" w:space="0" w:color="auto"/>
              <w:left w:val="single" w:sz="6" w:space="0" w:color="auto"/>
              <w:bottom w:val="single" w:sz="6" w:space="0" w:color="auto"/>
              <w:right w:val="single" w:sz="6" w:space="0" w:color="auto"/>
            </w:tcBorders>
            <w:tcPrChange w:id="14" w:author="Alvin Chang" w:date="2011-03-22T02:58:00Z">
              <w:tcPr>
                <w:tcW w:w="1417"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rPr>
                <w:rFonts w:cs="Calibri"/>
              </w:rPr>
            </w:pPr>
            <w:ins w:id="15" w:author="Alvin Chang" w:date="2011-03-22T02:58:00Z">
              <w:r>
                <w:rPr>
                  <w:rFonts w:cs="Calibri"/>
                </w:rPr>
                <w:t>20 Mar 2011</w:t>
              </w:r>
            </w:ins>
          </w:p>
        </w:tc>
        <w:tc>
          <w:tcPr>
            <w:tcW w:w="2592" w:type="dxa"/>
            <w:tcBorders>
              <w:top w:val="single" w:sz="6" w:space="0" w:color="auto"/>
              <w:left w:val="single" w:sz="6" w:space="0" w:color="auto"/>
              <w:bottom w:val="single" w:sz="6" w:space="0" w:color="auto"/>
              <w:right w:val="single" w:sz="6" w:space="0" w:color="auto"/>
            </w:tcBorders>
            <w:vAlign w:val="center"/>
            <w:tcPrChange w:id="16" w:author="Alvin Chang" w:date="2011-03-22T02:58:00Z">
              <w:tcPr>
                <w:tcW w:w="2592"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rPr>
                <w:rFonts w:cs="Calibri"/>
              </w:rPr>
            </w:pPr>
            <w:ins w:id="17" w:author="Alvin Chang" w:date="2011-03-22T02:58:00Z">
              <w:r w:rsidRPr="005A2EF4">
                <w:rPr>
                  <w:rFonts w:cs="Calibri"/>
                </w:rPr>
                <w:t>Alvin Chang Parkk Khiong</w:t>
              </w:r>
            </w:ins>
          </w:p>
        </w:tc>
        <w:tc>
          <w:tcPr>
            <w:tcW w:w="2160" w:type="dxa"/>
            <w:tcBorders>
              <w:top w:val="single" w:sz="6" w:space="0" w:color="auto"/>
              <w:left w:val="single" w:sz="6" w:space="0" w:color="auto"/>
              <w:bottom w:val="single" w:sz="6" w:space="0" w:color="auto"/>
              <w:right w:val="single" w:sz="6" w:space="0" w:color="auto"/>
            </w:tcBorders>
            <w:vAlign w:val="center"/>
            <w:tcPrChange w:id="18" w:author="Alvin Chang" w:date="2011-03-22T02:58:00Z">
              <w:tcPr>
                <w:tcW w:w="2160"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rPr>
                <w:rFonts w:cs="Calibri"/>
              </w:rPr>
            </w:pPr>
            <w:ins w:id="19" w:author="Alvin Chang" w:date="2011-03-22T02:58:00Z">
              <w:r>
                <w:rPr>
                  <w:rFonts w:cs="Calibri"/>
                </w:rPr>
                <w:t>Tran Ba Tien</w:t>
              </w:r>
            </w:ins>
          </w:p>
        </w:tc>
        <w:tc>
          <w:tcPr>
            <w:tcW w:w="1620" w:type="dxa"/>
            <w:tcBorders>
              <w:top w:val="single" w:sz="6" w:space="0" w:color="auto"/>
              <w:left w:val="single" w:sz="6" w:space="0" w:color="auto"/>
              <w:bottom w:val="single" w:sz="6" w:space="0" w:color="auto"/>
              <w:right w:val="single" w:sz="6" w:space="0" w:color="auto"/>
            </w:tcBorders>
            <w:tcPrChange w:id="20" w:author="Alvin Chang" w:date="2011-03-22T02:58:00Z">
              <w:tcPr>
                <w:tcW w:w="1620"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rPr>
                <w:rFonts w:cs="Calibri"/>
              </w:rPr>
            </w:pPr>
          </w:p>
        </w:tc>
      </w:tr>
      <w:bookmarkEnd w:id="3"/>
      <w:tr w:rsidR="00EC3F4B" w:rsidRPr="005A2EF4" w:rsidTr="007E072E">
        <w:tblPrEx>
          <w:tblW w:w="0" w:type="auto"/>
          <w:tblLayout w:type="fixed"/>
          <w:tblCellMar>
            <w:left w:w="80" w:type="dxa"/>
            <w:right w:w="80" w:type="dxa"/>
          </w:tblCellMar>
          <w:tblLook w:val="0000" w:firstRow="0" w:lastRow="0" w:firstColumn="0" w:lastColumn="0" w:noHBand="0" w:noVBand="0"/>
          <w:tblPrExChange w:id="21" w:author="Alvin Chang" w:date="2011-03-22T02:58:00Z">
            <w:tblPrEx>
              <w:tblW w:w="0" w:type="auto"/>
              <w:tblLayout w:type="fixed"/>
              <w:tblCellMar>
                <w:left w:w="80" w:type="dxa"/>
                <w:right w:w="80" w:type="dxa"/>
              </w:tblCellMar>
              <w:tblLook w:val="0000" w:firstRow="0" w:lastRow="0" w:firstColumn="0" w:lastColumn="0" w:noHBand="0" w:noVBand="0"/>
            </w:tblPrEx>
          </w:tblPrExChange>
        </w:tblPrEx>
        <w:trPr>
          <w:cantSplit/>
          <w:trPrChange w:id="22" w:author="Alvin Chang" w:date="2011-03-22T02:58:00Z">
            <w:trPr>
              <w:cantSplit/>
            </w:trPr>
          </w:trPrChange>
        </w:trPr>
        <w:tc>
          <w:tcPr>
            <w:tcW w:w="931" w:type="dxa"/>
            <w:tcBorders>
              <w:top w:val="single" w:sz="6" w:space="0" w:color="auto"/>
              <w:left w:val="single" w:sz="6" w:space="0" w:color="auto"/>
              <w:bottom w:val="single" w:sz="6" w:space="0" w:color="auto"/>
              <w:right w:val="single" w:sz="6" w:space="0" w:color="auto"/>
            </w:tcBorders>
            <w:tcPrChange w:id="23" w:author="Alvin Chang" w:date="2011-03-22T02:58:00Z">
              <w:tcPr>
                <w:tcW w:w="931"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Change w:id="24" w:author="Alvin Chang" w:date="2011-03-22T02:58:00Z">
              <w:tcPr>
                <w:tcW w:w="1417"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rPr>
                <w:rFonts w:cs="Calibri"/>
              </w:rPr>
            </w:pPr>
          </w:p>
        </w:tc>
        <w:tc>
          <w:tcPr>
            <w:tcW w:w="2592" w:type="dxa"/>
            <w:tcBorders>
              <w:top w:val="single" w:sz="6" w:space="0" w:color="auto"/>
              <w:left w:val="single" w:sz="6" w:space="0" w:color="auto"/>
              <w:bottom w:val="single" w:sz="6" w:space="0" w:color="auto"/>
              <w:right w:val="single" w:sz="6" w:space="0" w:color="auto"/>
            </w:tcBorders>
            <w:vAlign w:val="center"/>
            <w:tcPrChange w:id="25" w:author="Alvin Chang" w:date="2011-03-22T02:58:00Z">
              <w:tcPr>
                <w:tcW w:w="2592"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vAlign w:val="center"/>
            <w:tcPrChange w:id="26" w:author="Alvin Chang" w:date="2011-03-22T02:58:00Z">
              <w:tcPr>
                <w:tcW w:w="2160"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Change w:id="27" w:author="Alvin Chang" w:date="2011-03-22T02:58:00Z">
              <w:tcPr>
                <w:tcW w:w="1620" w:type="dxa"/>
                <w:tcBorders>
                  <w:top w:val="single" w:sz="6" w:space="0" w:color="auto"/>
                  <w:left w:val="single" w:sz="6" w:space="0" w:color="auto"/>
                  <w:bottom w:val="single" w:sz="6" w:space="0" w:color="auto"/>
                  <w:right w:val="single" w:sz="6" w:space="0" w:color="auto"/>
                </w:tcBorders>
              </w:tcPr>
            </w:tcPrChange>
          </w:tcPr>
          <w:p w:rsidR="00EC3F4B" w:rsidRPr="005A2EF4" w:rsidRDefault="00EC3F4B" w:rsidP="005E15D0">
            <w:pPr>
              <w:spacing w:before="200" w:line="240" w:lineRule="auto"/>
              <w:rPr>
                <w:rFonts w:cs="Calibri"/>
              </w:rPr>
            </w:pPr>
          </w:p>
        </w:tc>
      </w:tr>
      <w:tr w:rsidR="00EC3F4B"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c>
          <w:tcPr>
            <w:tcW w:w="2592"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EC3F4B" w:rsidRPr="005A2EF4" w:rsidRDefault="00EC3F4B" w:rsidP="005E15D0">
            <w:pPr>
              <w:spacing w:before="200" w:line="240" w:lineRule="auto"/>
              <w:rPr>
                <w:rFonts w:cs="Calibri"/>
              </w:rPr>
            </w:pPr>
          </w:p>
        </w:tc>
      </w:tr>
    </w:tbl>
    <w:p w:rsidR="007439FF"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7439FF" w:rsidRPr="005E15D0"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7439FF" w:rsidRPr="005E15D0" w:rsidRDefault="007439F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Organisation</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Golden Gravure</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bl>
    <w:p w:rsidR="007439FF" w:rsidRPr="005E15D0" w:rsidRDefault="007439FF" w:rsidP="005E15D0">
      <w:pPr>
        <w:spacing w:line="240" w:lineRule="auto"/>
        <w:rPr>
          <w:rFonts w:cs="Calibri"/>
        </w:rPr>
      </w:pPr>
    </w:p>
    <w:p w:rsidR="007439FF" w:rsidRDefault="007439FF">
      <w:r>
        <w:br w:type="page"/>
      </w:r>
    </w:p>
    <w:p w:rsidR="007439FF" w:rsidRDefault="007439FF">
      <w:pPr>
        <w:pStyle w:val="TOCHeading"/>
      </w:pPr>
      <w:r>
        <w:t>Table of Contents</w:t>
      </w:r>
    </w:p>
    <w:p w:rsidR="007439FF" w:rsidRDefault="007439FF">
      <w:pPr>
        <w:pStyle w:val="TOC1"/>
        <w:tabs>
          <w:tab w:val="left" w:pos="709"/>
          <w:tab w:val="right" w:leader="dot" w:pos="9016"/>
        </w:tabs>
        <w:rPr>
          <w:rFonts w:ascii="Times New Roman" w:eastAsia="PMingLiU" w:hAnsi="Times New Roman"/>
          <w:noProof/>
          <w:sz w:val="24"/>
          <w:szCs w:val="24"/>
          <w:lang w:eastAsia="zh-TW"/>
        </w:rPr>
      </w:pPr>
      <w:r>
        <w:fldChar w:fldCharType="begin"/>
      </w:r>
      <w:r>
        <w:instrText xml:space="preserve"> TOC \o "1-3" \h \z \u </w:instrText>
      </w:r>
      <w:r>
        <w:fldChar w:fldCharType="separate"/>
      </w:r>
      <w:hyperlink w:anchor="_Toc288385568" w:history="1">
        <w:r w:rsidRPr="000B2DA7">
          <w:rPr>
            <w:rStyle w:val="Hyperlink"/>
            <w:noProof/>
          </w:rPr>
          <w:t>1.0</w:t>
        </w:r>
        <w:r>
          <w:rPr>
            <w:rFonts w:ascii="Times New Roman" w:eastAsia="PMingLiU" w:hAnsi="Times New Roman"/>
            <w:noProof/>
            <w:sz w:val="24"/>
            <w:szCs w:val="24"/>
            <w:lang w:eastAsia="zh-TW"/>
          </w:rPr>
          <w:tab/>
        </w:r>
        <w:r w:rsidRPr="000B2DA7">
          <w:rPr>
            <w:rStyle w:val="Hyperlink"/>
            <w:noProof/>
          </w:rPr>
          <w:t>INTRODUCTION</w:t>
        </w:r>
        <w:r>
          <w:rPr>
            <w:noProof/>
            <w:webHidden/>
          </w:rPr>
          <w:tab/>
        </w:r>
        <w:r>
          <w:rPr>
            <w:noProof/>
            <w:webHidden/>
          </w:rPr>
          <w:fldChar w:fldCharType="begin"/>
        </w:r>
        <w:r>
          <w:rPr>
            <w:noProof/>
            <w:webHidden/>
          </w:rPr>
          <w:instrText xml:space="preserve"> PAGEREF _Toc288385568 \h </w:instrText>
        </w:r>
        <w:r>
          <w:rPr>
            <w:noProof/>
            <w:webHidden/>
          </w:rPr>
        </w:r>
        <w:r>
          <w:rPr>
            <w:noProof/>
            <w:webHidden/>
          </w:rPr>
          <w:fldChar w:fldCharType="separate"/>
        </w:r>
        <w:r>
          <w:rPr>
            <w:noProof/>
            <w:webHidden/>
          </w:rPr>
          <w:t>1</w:t>
        </w:r>
        <w:r>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69" w:history="1">
        <w:r w:rsidR="007439FF" w:rsidRPr="000B2DA7">
          <w:rPr>
            <w:rStyle w:val="Hyperlink"/>
            <w:noProof/>
          </w:rPr>
          <w:t>1.1</w:t>
        </w:r>
        <w:r w:rsidR="007439FF">
          <w:rPr>
            <w:rFonts w:ascii="Times New Roman" w:eastAsia="PMingLiU" w:hAnsi="Times New Roman"/>
            <w:noProof/>
            <w:sz w:val="24"/>
            <w:szCs w:val="24"/>
            <w:lang w:eastAsia="zh-TW"/>
          </w:rPr>
          <w:tab/>
        </w:r>
        <w:r w:rsidR="007439FF" w:rsidRPr="000B2DA7">
          <w:rPr>
            <w:rStyle w:val="Hyperlink"/>
            <w:noProof/>
          </w:rPr>
          <w:t>Purpose</w:t>
        </w:r>
        <w:r w:rsidR="007439FF">
          <w:rPr>
            <w:noProof/>
            <w:webHidden/>
          </w:rPr>
          <w:tab/>
        </w:r>
        <w:r w:rsidR="007439FF">
          <w:rPr>
            <w:noProof/>
            <w:webHidden/>
          </w:rPr>
          <w:fldChar w:fldCharType="begin"/>
        </w:r>
        <w:r w:rsidR="007439FF">
          <w:rPr>
            <w:noProof/>
            <w:webHidden/>
          </w:rPr>
          <w:instrText xml:space="preserve"> PAGEREF _Toc288385569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70" w:history="1">
        <w:r w:rsidR="007439FF" w:rsidRPr="000B2DA7">
          <w:rPr>
            <w:rStyle w:val="Hyperlink"/>
            <w:noProof/>
          </w:rPr>
          <w:t>1.2</w:t>
        </w:r>
        <w:r w:rsidR="007439FF">
          <w:rPr>
            <w:rFonts w:ascii="Times New Roman" w:eastAsia="PMingLiU" w:hAnsi="Times New Roman"/>
            <w:noProof/>
            <w:sz w:val="24"/>
            <w:szCs w:val="24"/>
            <w:lang w:eastAsia="zh-TW"/>
          </w:rPr>
          <w:tab/>
        </w:r>
        <w:r w:rsidR="007439FF" w:rsidRPr="000B2DA7">
          <w:rPr>
            <w:rStyle w:val="Hyperlink"/>
            <w:noProof/>
          </w:rPr>
          <w:t>Audience</w:t>
        </w:r>
        <w:r w:rsidR="007439FF">
          <w:rPr>
            <w:noProof/>
            <w:webHidden/>
          </w:rPr>
          <w:tab/>
        </w:r>
        <w:r w:rsidR="007439FF">
          <w:rPr>
            <w:noProof/>
            <w:webHidden/>
          </w:rPr>
          <w:fldChar w:fldCharType="begin"/>
        </w:r>
        <w:r w:rsidR="007439FF">
          <w:rPr>
            <w:noProof/>
            <w:webHidden/>
          </w:rPr>
          <w:instrText xml:space="preserve"> PAGEREF _Toc288385570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71" w:history="1">
        <w:r w:rsidR="007439FF" w:rsidRPr="000B2DA7">
          <w:rPr>
            <w:rStyle w:val="Hyperlink"/>
            <w:noProof/>
          </w:rPr>
          <w:t>1.3</w:t>
        </w:r>
        <w:r w:rsidR="007439FF">
          <w:rPr>
            <w:rFonts w:ascii="Times New Roman" w:eastAsia="PMingLiU" w:hAnsi="Times New Roman"/>
            <w:noProof/>
            <w:sz w:val="24"/>
            <w:szCs w:val="24"/>
            <w:lang w:eastAsia="zh-TW"/>
          </w:rPr>
          <w:tab/>
        </w:r>
        <w:r w:rsidR="007439FF" w:rsidRPr="000B2DA7">
          <w:rPr>
            <w:rStyle w:val="Hyperlink"/>
            <w:noProof/>
          </w:rPr>
          <w:t>Organization</w:t>
        </w:r>
        <w:r w:rsidR="007439FF">
          <w:rPr>
            <w:noProof/>
            <w:webHidden/>
          </w:rPr>
          <w:tab/>
        </w:r>
        <w:r w:rsidR="007439FF">
          <w:rPr>
            <w:noProof/>
            <w:webHidden/>
          </w:rPr>
          <w:fldChar w:fldCharType="begin"/>
        </w:r>
        <w:r w:rsidR="007439FF">
          <w:rPr>
            <w:noProof/>
            <w:webHidden/>
          </w:rPr>
          <w:instrText xml:space="preserve"> PAGEREF _Toc288385571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72" w:history="1">
        <w:r w:rsidR="007439FF" w:rsidRPr="000B2DA7">
          <w:rPr>
            <w:rStyle w:val="Hyperlink"/>
            <w:noProof/>
          </w:rPr>
          <w:t>1.4</w:t>
        </w:r>
        <w:r w:rsidR="007439FF">
          <w:rPr>
            <w:rFonts w:ascii="Times New Roman" w:eastAsia="PMingLiU" w:hAnsi="Times New Roman"/>
            <w:noProof/>
            <w:sz w:val="24"/>
            <w:szCs w:val="24"/>
            <w:lang w:eastAsia="zh-TW"/>
          </w:rPr>
          <w:tab/>
        </w:r>
        <w:r w:rsidR="007439FF" w:rsidRPr="000B2DA7">
          <w:rPr>
            <w:rStyle w:val="Hyperlink"/>
            <w:noProof/>
          </w:rPr>
          <w:t>References</w:t>
        </w:r>
        <w:r w:rsidR="007439FF">
          <w:rPr>
            <w:noProof/>
            <w:webHidden/>
          </w:rPr>
          <w:tab/>
        </w:r>
        <w:r w:rsidR="007439FF">
          <w:rPr>
            <w:noProof/>
            <w:webHidden/>
          </w:rPr>
          <w:fldChar w:fldCharType="begin"/>
        </w:r>
        <w:r w:rsidR="007439FF">
          <w:rPr>
            <w:noProof/>
            <w:webHidden/>
          </w:rPr>
          <w:instrText xml:space="preserve"> PAGEREF _Toc288385572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4000D4">
      <w:pPr>
        <w:pStyle w:val="TOC1"/>
        <w:tabs>
          <w:tab w:val="left" w:pos="709"/>
          <w:tab w:val="right" w:leader="dot" w:pos="9016"/>
        </w:tabs>
        <w:rPr>
          <w:rFonts w:ascii="Times New Roman" w:eastAsia="PMingLiU" w:hAnsi="Times New Roman"/>
          <w:noProof/>
          <w:sz w:val="24"/>
          <w:szCs w:val="24"/>
          <w:lang w:eastAsia="zh-TW"/>
        </w:rPr>
      </w:pPr>
      <w:hyperlink w:anchor="_Toc288385573" w:history="1">
        <w:r w:rsidR="007439FF" w:rsidRPr="000B2DA7">
          <w:rPr>
            <w:rStyle w:val="Hyperlink"/>
            <w:noProof/>
          </w:rPr>
          <w:t>2.0</w:t>
        </w:r>
        <w:r w:rsidR="007439FF">
          <w:rPr>
            <w:rFonts w:ascii="Times New Roman" w:eastAsia="PMingLiU" w:hAnsi="Times New Roman"/>
            <w:noProof/>
            <w:sz w:val="24"/>
            <w:szCs w:val="24"/>
            <w:lang w:eastAsia="zh-TW"/>
          </w:rPr>
          <w:tab/>
        </w:r>
        <w:r w:rsidR="007439FF" w:rsidRPr="000B2DA7">
          <w:rPr>
            <w:rStyle w:val="Hyperlink"/>
            <w:noProof/>
          </w:rPr>
          <w:t>PROJECT ORGANIZATION</w:t>
        </w:r>
        <w:r w:rsidR="007439FF">
          <w:rPr>
            <w:noProof/>
            <w:webHidden/>
          </w:rPr>
          <w:tab/>
        </w:r>
        <w:r w:rsidR="007439FF">
          <w:rPr>
            <w:noProof/>
            <w:webHidden/>
          </w:rPr>
          <w:fldChar w:fldCharType="begin"/>
        </w:r>
        <w:r w:rsidR="007439FF">
          <w:rPr>
            <w:noProof/>
            <w:webHidden/>
          </w:rPr>
          <w:instrText xml:space="preserve"> PAGEREF _Toc288385573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4000D4">
      <w:pPr>
        <w:pStyle w:val="TOC1"/>
        <w:tabs>
          <w:tab w:val="left" w:pos="709"/>
          <w:tab w:val="right" w:leader="dot" w:pos="9016"/>
        </w:tabs>
        <w:rPr>
          <w:rFonts w:ascii="Times New Roman" w:eastAsia="PMingLiU" w:hAnsi="Times New Roman"/>
          <w:noProof/>
          <w:sz w:val="24"/>
          <w:szCs w:val="24"/>
          <w:lang w:eastAsia="zh-TW"/>
        </w:rPr>
      </w:pPr>
      <w:hyperlink w:anchor="_Toc288385574" w:history="1">
        <w:r w:rsidR="007439FF" w:rsidRPr="000B2DA7">
          <w:rPr>
            <w:rStyle w:val="Hyperlink"/>
            <w:noProof/>
          </w:rPr>
          <w:t>3.0</w:t>
        </w:r>
        <w:r w:rsidR="007439FF">
          <w:rPr>
            <w:rFonts w:ascii="Times New Roman" w:eastAsia="PMingLiU" w:hAnsi="Times New Roman"/>
            <w:noProof/>
            <w:sz w:val="24"/>
            <w:szCs w:val="24"/>
            <w:lang w:eastAsia="zh-TW"/>
          </w:rPr>
          <w:tab/>
        </w:r>
        <w:r w:rsidR="007439FF" w:rsidRPr="000B2DA7">
          <w:rPr>
            <w:rStyle w:val="Hyperlink"/>
            <w:noProof/>
          </w:rPr>
          <w:t>LIAISON WITH CLIENT</w:t>
        </w:r>
        <w:r w:rsidR="007439FF">
          <w:rPr>
            <w:noProof/>
            <w:webHidden/>
          </w:rPr>
          <w:tab/>
        </w:r>
        <w:r w:rsidR="007439FF">
          <w:rPr>
            <w:noProof/>
            <w:webHidden/>
          </w:rPr>
          <w:fldChar w:fldCharType="begin"/>
        </w:r>
        <w:r w:rsidR="007439FF">
          <w:rPr>
            <w:noProof/>
            <w:webHidden/>
          </w:rPr>
          <w:instrText xml:space="preserve"> PAGEREF _Toc288385574 \h </w:instrText>
        </w:r>
        <w:r w:rsidR="007439FF">
          <w:rPr>
            <w:noProof/>
            <w:webHidden/>
          </w:rPr>
        </w:r>
        <w:r w:rsidR="007439FF">
          <w:rPr>
            <w:noProof/>
            <w:webHidden/>
          </w:rPr>
          <w:fldChar w:fldCharType="separate"/>
        </w:r>
        <w:r w:rsidR="007439FF">
          <w:rPr>
            <w:noProof/>
            <w:webHidden/>
          </w:rPr>
          <w:t>3</w:t>
        </w:r>
        <w:r w:rsidR="007439FF">
          <w:rPr>
            <w:noProof/>
            <w:webHidden/>
          </w:rPr>
          <w:fldChar w:fldCharType="end"/>
        </w:r>
      </w:hyperlink>
    </w:p>
    <w:p w:rsidR="007439FF" w:rsidRDefault="004000D4">
      <w:pPr>
        <w:pStyle w:val="TOC1"/>
        <w:tabs>
          <w:tab w:val="left" w:pos="709"/>
          <w:tab w:val="right" w:leader="dot" w:pos="9016"/>
        </w:tabs>
        <w:rPr>
          <w:rFonts w:ascii="Times New Roman" w:eastAsia="PMingLiU" w:hAnsi="Times New Roman"/>
          <w:noProof/>
          <w:sz w:val="24"/>
          <w:szCs w:val="24"/>
          <w:lang w:eastAsia="zh-TW"/>
        </w:rPr>
      </w:pPr>
      <w:hyperlink w:anchor="_Toc288385575" w:history="1">
        <w:r w:rsidR="007439FF" w:rsidRPr="000B2DA7">
          <w:rPr>
            <w:rStyle w:val="Hyperlink"/>
            <w:noProof/>
          </w:rPr>
          <w:t>4.0</w:t>
        </w:r>
        <w:r w:rsidR="007439FF">
          <w:rPr>
            <w:rFonts w:ascii="Times New Roman" w:eastAsia="PMingLiU" w:hAnsi="Times New Roman"/>
            <w:noProof/>
            <w:sz w:val="24"/>
            <w:szCs w:val="24"/>
            <w:lang w:eastAsia="zh-TW"/>
          </w:rPr>
          <w:tab/>
        </w:r>
        <w:r w:rsidR="007439FF" w:rsidRPr="000B2DA7">
          <w:rPr>
            <w:rStyle w:val="Hyperlink"/>
            <w:noProof/>
          </w:rPr>
          <w:t>DOCUMENTATION ORGANIZATION</w:t>
        </w:r>
        <w:r w:rsidR="007439FF">
          <w:rPr>
            <w:noProof/>
            <w:webHidden/>
          </w:rPr>
          <w:tab/>
        </w:r>
        <w:r w:rsidR="007439FF">
          <w:rPr>
            <w:noProof/>
            <w:webHidden/>
          </w:rPr>
          <w:fldChar w:fldCharType="begin"/>
        </w:r>
        <w:r w:rsidR="007439FF">
          <w:rPr>
            <w:noProof/>
            <w:webHidden/>
          </w:rPr>
          <w:instrText xml:space="preserve"> PAGEREF _Toc288385575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76" w:history="1">
        <w:r w:rsidR="007439FF" w:rsidRPr="000B2DA7">
          <w:rPr>
            <w:rStyle w:val="Hyperlink"/>
            <w:noProof/>
          </w:rPr>
          <w:t>4.1</w:t>
        </w:r>
        <w:r w:rsidR="007439FF">
          <w:rPr>
            <w:rFonts w:ascii="Times New Roman" w:eastAsia="PMingLiU" w:hAnsi="Times New Roman"/>
            <w:noProof/>
            <w:sz w:val="24"/>
            <w:szCs w:val="24"/>
            <w:lang w:eastAsia="zh-TW"/>
          </w:rPr>
          <w:tab/>
        </w:r>
        <w:r w:rsidR="007439FF" w:rsidRPr="000B2DA7">
          <w:rPr>
            <w:rStyle w:val="Hyperlink"/>
            <w:noProof/>
          </w:rPr>
          <w:t>Management Files</w:t>
        </w:r>
        <w:r w:rsidR="007439FF">
          <w:rPr>
            <w:noProof/>
            <w:webHidden/>
          </w:rPr>
          <w:tab/>
        </w:r>
        <w:r w:rsidR="007439FF">
          <w:rPr>
            <w:noProof/>
            <w:webHidden/>
          </w:rPr>
          <w:fldChar w:fldCharType="begin"/>
        </w:r>
        <w:r w:rsidR="007439FF">
          <w:rPr>
            <w:noProof/>
            <w:webHidden/>
          </w:rPr>
          <w:instrText xml:space="preserve"> PAGEREF _Toc288385576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77" w:history="1">
        <w:r w:rsidR="007439FF" w:rsidRPr="000B2DA7">
          <w:rPr>
            <w:rStyle w:val="Hyperlink"/>
            <w:noProof/>
          </w:rPr>
          <w:t>4.2</w:t>
        </w:r>
        <w:r w:rsidR="007439FF">
          <w:rPr>
            <w:rFonts w:ascii="Times New Roman" w:eastAsia="PMingLiU" w:hAnsi="Times New Roman"/>
            <w:noProof/>
            <w:sz w:val="24"/>
            <w:szCs w:val="24"/>
            <w:lang w:eastAsia="zh-TW"/>
          </w:rPr>
          <w:tab/>
        </w:r>
        <w:r w:rsidR="007439FF" w:rsidRPr="000B2DA7">
          <w:rPr>
            <w:rStyle w:val="Hyperlink"/>
            <w:noProof/>
          </w:rPr>
          <w:t>Technical Files</w:t>
        </w:r>
        <w:r w:rsidR="007439FF">
          <w:rPr>
            <w:noProof/>
            <w:webHidden/>
          </w:rPr>
          <w:tab/>
        </w:r>
        <w:r w:rsidR="007439FF">
          <w:rPr>
            <w:noProof/>
            <w:webHidden/>
          </w:rPr>
          <w:fldChar w:fldCharType="begin"/>
        </w:r>
        <w:r w:rsidR="007439FF">
          <w:rPr>
            <w:noProof/>
            <w:webHidden/>
          </w:rPr>
          <w:instrText xml:space="preserve"> PAGEREF _Toc288385577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78" w:history="1">
        <w:r w:rsidR="007439FF" w:rsidRPr="000B2DA7">
          <w:rPr>
            <w:rStyle w:val="Hyperlink"/>
            <w:noProof/>
          </w:rPr>
          <w:t>4.3</w:t>
        </w:r>
        <w:r w:rsidR="007439FF">
          <w:rPr>
            <w:rFonts w:ascii="Times New Roman" w:eastAsia="PMingLiU" w:hAnsi="Times New Roman"/>
            <w:noProof/>
            <w:sz w:val="24"/>
            <w:szCs w:val="24"/>
            <w:lang w:eastAsia="zh-TW"/>
          </w:rPr>
          <w:tab/>
        </w:r>
        <w:r w:rsidR="007439FF" w:rsidRPr="000B2DA7">
          <w:rPr>
            <w:rStyle w:val="Hyperlink"/>
            <w:noProof/>
          </w:rPr>
          <w:t>Software Files</w:t>
        </w:r>
        <w:r w:rsidR="007439FF">
          <w:rPr>
            <w:noProof/>
            <w:webHidden/>
          </w:rPr>
          <w:tab/>
        </w:r>
        <w:r w:rsidR="007439FF">
          <w:rPr>
            <w:noProof/>
            <w:webHidden/>
          </w:rPr>
          <w:fldChar w:fldCharType="begin"/>
        </w:r>
        <w:r w:rsidR="007439FF">
          <w:rPr>
            <w:noProof/>
            <w:webHidden/>
          </w:rPr>
          <w:instrText xml:space="preserve"> PAGEREF _Toc288385578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4000D4">
      <w:pPr>
        <w:pStyle w:val="TOC1"/>
        <w:tabs>
          <w:tab w:val="left" w:pos="709"/>
          <w:tab w:val="right" w:leader="dot" w:pos="9016"/>
        </w:tabs>
        <w:rPr>
          <w:rFonts w:ascii="Times New Roman" w:eastAsia="PMingLiU" w:hAnsi="Times New Roman"/>
          <w:noProof/>
          <w:sz w:val="24"/>
          <w:szCs w:val="24"/>
          <w:lang w:eastAsia="zh-TW"/>
        </w:rPr>
      </w:pPr>
      <w:hyperlink w:anchor="_Toc288385579" w:history="1">
        <w:r w:rsidR="007439FF" w:rsidRPr="000B2DA7">
          <w:rPr>
            <w:rStyle w:val="Hyperlink"/>
            <w:noProof/>
          </w:rPr>
          <w:t>5.0</w:t>
        </w:r>
        <w:r w:rsidR="007439FF">
          <w:rPr>
            <w:rFonts w:ascii="Times New Roman" w:eastAsia="PMingLiU" w:hAnsi="Times New Roman"/>
            <w:noProof/>
            <w:sz w:val="24"/>
            <w:szCs w:val="24"/>
            <w:lang w:eastAsia="zh-TW"/>
          </w:rPr>
          <w:tab/>
        </w:r>
        <w:r w:rsidR="007439FF" w:rsidRPr="000B2DA7">
          <w:rPr>
            <w:rStyle w:val="Hyperlink"/>
            <w:noProof/>
          </w:rPr>
          <w:t>WORK PLAN AND DELIVERABLES</w:t>
        </w:r>
        <w:r w:rsidR="007439FF">
          <w:rPr>
            <w:noProof/>
            <w:webHidden/>
          </w:rPr>
          <w:tab/>
        </w:r>
        <w:r w:rsidR="007439FF">
          <w:rPr>
            <w:noProof/>
            <w:webHidden/>
          </w:rPr>
          <w:fldChar w:fldCharType="begin"/>
        </w:r>
        <w:r w:rsidR="007439FF">
          <w:rPr>
            <w:noProof/>
            <w:webHidden/>
          </w:rPr>
          <w:instrText xml:space="preserve"> PAGEREF _Toc288385579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80" w:history="1">
        <w:r w:rsidR="007439FF" w:rsidRPr="000B2DA7">
          <w:rPr>
            <w:rStyle w:val="Hyperlink"/>
            <w:noProof/>
          </w:rPr>
          <w:t>5.1</w:t>
        </w:r>
        <w:r w:rsidR="007439FF">
          <w:rPr>
            <w:rFonts w:ascii="Times New Roman" w:eastAsia="PMingLiU" w:hAnsi="Times New Roman"/>
            <w:noProof/>
            <w:sz w:val="24"/>
            <w:szCs w:val="24"/>
            <w:lang w:eastAsia="zh-TW"/>
          </w:rPr>
          <w:tab/>
        </w:r>
        <w:r w:rsidR="007439FF" w:rsidRPr="000B2DA7">
          <w:rPr>
            <w:rStyle w:val="Hyperlink"/>
            <w:noProof/>
          </w:rPr>
          <w:t>Work Plan</w:t>
        </w:r>
        <w:r w:rsidR="007439FF">
          <w:rPr>
            <w:noProof/>
            <w:webHidden/>
          </w:rPr>
          <w:tab/>
        </w:r>
        <w:r w:rsidR="007439FF">
          <w:rPr>
            <w:noProof/>
            <w:webHidden/>
          </w:rPr>
          <w:fldChar w:fldCharType="begin"/>
        </w:r>
        <w:r w:rsidR="007439FF">
          <w:rPr>
            <w:noProof/>
            <w:webHidden/>
          </w:rPr>
          <w:instrText xml:space="preserve"> PAGEREF _Toc288385580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81" w:history="1">
        <w:r w:rsidR="007439FF" w:rsidRPr="000B2DA7">
          <w:rPr>
            <w:rStyle w:val="Hyperlink"/>
            <w:noProof/>
          </w:rPr>
          <w:t>5.2</w:t>
        </w:r>
        <w:r w:rsidR="007439FF">
          <w:rPr>
            <w:rFonts w:ascii="Times New Roman" w:eastAsia="PMingLiU" w:hAnsi="Times New Roman"/>
            <w:noProof/>
            <w:sz w:val="24"/>
            <w:szCs w:val="24"/>
            <w:lang w:eastAsia="zh-TW"/>
          </w:rPr>
          <w:tab/>
        </w:r>
        <w:r w:rsidR="007439FF" w:rsidRPr="000B2DA7">
          <w:rPr>
            <w:rStyle w:val="Hyperlink"/>
            <w:noProof/>
          </w:rPr>
          <w:t>Deliverables</w:t>
        </w:r>
        <w:r w:rsidR="007439FF">
          <w:rPr>
            <w:noProof/>
            <w:webHidden/>
          </w:rPr>
          <w:tab/>
        </w:r>
        <w:r w:rsidR="007439FF">
          <w:rPr>
            <w:noProof/>
            <w:webHidden/>
          </w:rPr>
          <w:fldChar w:fldCharType="begin"/>
        </w:r>
        <w:r w:rsidR="007439FF">
          <w:rPr>
            <w:noProof/>
            <w:webHidden/>
          </w:rPr>
          <w:instrText xml:space="preserve"> PAGEREF _Toc288385581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4000D4">
      <w:pPr>
        <w:pStyle w:val="TOC1"/>
        <w:tabs>
          <w:tab w:val="left" w:pos="709"/>
          <w:tab w:val="right" w:leader="dot" w:pos="9016"/>
        </w:tabs>
        <w:rPr>
          <w:rFonts w:ascii="Times New Roman" w:eastAsia="PMingLiU" w:hAnsi="Times New Roman"/>
          <w:noProof/>
          <w:sz w:val="24"/>
          <w:szCs w:val="24"/>
          <w:lang w:eastAsia="zh-TW"/>
        </w:rPr>
      </w:pPr>
      <w:hyperlink w:anchor="_Toc288385582" w:history="1">
        <w:r w:rsidR="007439FF" w:rsidRPr="000B2DA7">
          <w:rPr>
            <w:rStyle w:val="Hyperlink"/>
            <w:noProof/>
          </w:rPr>
          <w:t>6.0</w:t>
        </w:r>
        <w:r w:rsidR="007439FF">
          <w:rPr>
            <w:rFonts w:ascii="Times New Roman" w:eastAsia="PMingLiU" w:hAnsi="Times New Roman"/>
            <w:noProof/>
            <w:sz w:val="24"/>
            <w:szCs w:val="24"/>
            <w:lang w:eastAsia="zh-TW"/>
          </w:rPr>
          <w:tab/>
        </w:r>
        <w:r w:rsidR="007439FF" w:rsidRPr="000B2DA7">
          <w:rPr>
            <w:rStyle w:val="Hyperlink"/>
            <w:noProof/>
          </w:rPr>
          <w:t>PLANNING AND PROGRESS CONTROL</w:t>
        </w:r>
        <w:r w:rsidR="007439FF">
          <w:rPr>
            <w:noProof/>
            <w:webHidden/>
          </w:rPr>
          <w:tab/>
        </w:r>
        <w:r w:rsidR="007439FF">
          <w:rPr>
            <w:noProof/>
            <w:webHidden/>
          </w:rPr>
          <w:fldChar w:fldCharType="begin"/>
        </w:r>
        <w:r w:rsidR="007439FF">
          <w:rPr>
            <w:noProof/>
            <w:webHidden/>
          </w:rPr>
          <w:instrText xml:space="preserve"> PAGEREF _Toc288385582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83" w:history="1">
        <w:r w:rsidR="007439FF" w:rsidRPr="000B2DA7">
          <w:rPr>
            <w:rStyle w:val="Hyperlink"/>
            <w:noProof/>
          </w:rPr>
          <w:t>6.1</w:t>
        </w:r>
        <w:r w:rsidR="007439FF">
          <w:rPr>
            <w:rFonts w:ascii="Times New Roman" w:eastAsia="PMingLiU" w:hAnsi="Times New Roman"/>
            <w:noProof/>
            <w:sz w:val="24"/>
            <w:szCs w:val="24"/>
            <w:lang w:eastAsia="zh-TW"/>
          </w:rPr>
          <w:tab/>
        </w:r>
        <w:r w:rsidR="007439FF" w:rsidRPr="000B2DA7">
          <w:rPr>
            <w:rStyle w:val="Hyperlink"/>
            <w:noProof/>
          </w:rPr>
          <w:t>Project Planning</w:t>
        </w:r>
        <w:r w:rsidR="007439FF">
          <w:rPr>
            <w:noProof/>
            <w:webHidden/>
          </w:rPr>
          <w:tab/>
        </w:r>
        <w:r w:rsidR="007439FF">
          <w:rPr>
            <w:noProof/>
            <w:webHidden/>
          </w:rPr>
          <w:fldChar w:fldCharType="begin"/>
        </w:r>
        <w:r w:rsidR="007439FF">
          <w:rPr>
            <w:noProof/>
            <w:webHidden/>
          </w:rPr>
          <w:instrText xml:space="preserve"> PAGEREF _Toc288385583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84" w:history="1">
        <w:r w:rsidR="007439FF" w:rsidRPr="000B2DA7">
          <w:rPr>
            <w:rStyle w:val="Hyperlink"/>
            <w:noProof/>
          </w:rPr>
          <w:t>6.2</w:t>
        </w:r>
        <w:r w:rsidR="007439FF">
          <w:rPr>
            <w:rFonts w:ascii="Times New Roman" w:eastAsia="PMingLiU" w:hAnsi="Times New Roman"/>
            <w:noProof/>
            <w:sz w:val="24"/>
            <w:szCs w:val="24"/>
            <w:lang w:eastAsia="zh-TW"/>
          </w:rPr>
          <w:tab/>
        </w:r>
        <w:r w:rsidR="007439FF" w:rsidRPr="000B2DA7">
          <w:rPr>
            <w:rStyle w:val="Hyperlink"/>
            <w:noProof/>
          </w:rPr>
          <w:t>Project Control</w:t>
        </w:r>
        <w:r w:rsidR="007439FF">
          <w:rPr>
            <w:noProof/>
            <w:webHidden/>
          </w:rPr>
          <w:tab/>
        </w:r>
        <w:r w:rsidR="007439FF">
          <w:rPr>
            <w:noProof/>
            <w:webHidden/>
          </w:rPr>
          <w:fldChar w:fldCharType="begin"/>
        </w:r>
        <w:r w:rsidR="007439FF">
          <w:rPr>
            <w:noProof/>
            <w:webHidden/>
          </w:rPr>
          <w:instrText xml:space="preserve"> PAGEREF _Toc288385584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585" w:history="1">
        <w:r w:rsidR="007439FF" w:rsidRPr="000B2DA7">
          <w:rPr>
            <w:rStyle w:val="Hyperlink"/>
            <w:noProof/>
            <w:lang w:val="en-US"/>
          </w:rPr>
          <w:t>6.2.1</w:t>
        </w:r>
        <w:r w:rsidR="007439FF">
          <w:rPr>
            <w:rFonts w:ascii="Times New Roman" w:eastAsia="PMingLiU" w:hAnsi="Times New Roman"/>
            <w:noProof/>
            <w:sz w:val="24"/>
            <w:szCs w:val="24"/>
            <w:lang w:eastAsia="zh-TW"/>
          </w:rPr>
          <w:tab/>
        </w:r>
        <w:r w:rsidR="007439FF" w:rsidRPr="000B2DA7">
          <w:rPr>
            <w:rStyle w:val="Hyperlink"/>
            <w:noProof/>
            <w:lang w:val="en-US"/>
          </w:rPr>
          <w:t>Staff Effort Reports</w:t>
        </w:r>
        <w:r w:rsidR="007439FF">
          <w:rPr>
            <w:noProof/>
            <w:webHidden/>
          </w:rPr>
          <w:tab/>
        </w:r>
        <w:r w:rsidR="007439FF">
          <w:rPr>
            <w:noProof/>
            <w:webHidden/>
          </w:rPr>
          <w:fldChar w:fldCharType="begin"/>
        </w:r>
        <w:r w:rsidR="007439FF">
          <w:rPr>
            <w:noProof/>
            <w:webHidden/>
          </w:rPr>
          <w:instrText xml:space="preserve"> PAGEREF _Toc288385585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586" w:history="1">
        <w:r w:rsidR="007439FF" w:rsidRPr="000B2DA7">
          <w:rPr>
            <w:rStyle w:val="Hyperlink"/>
            <w:noProof/>
            <w:lang w:val="en-US"/>
          </w:rPr>
          <w:t>6.2.2</w:t>
        </w:r>
        <w:r w:rsidR="007439FF">
          <w:rPr>
            <w:rFonts w:ascii="Times New Roman" w:eastAsia="PMingLiU" w:hAnsi="Times New Roman"/>
            <w:noProof/>
            <w:sz w:val="24"/>
            <w:szCs w:val="24"/>
            <w:lang w:eastAsia="zh-TW"/>
          </w:rPr>
          <w:tab/>
        </w:r>
        <w:r w:rsidR="007439FF" w:rsidRPr="000B2DA7">
          <w:rPr>
            <w:rStyle w:val="Hyperlink"/>
            <w:noProof/>
            <w:lang w:val="en-US"/>
          </w:rPr>
          <w:t>Estimates to Complete</w:t>
        </w:r>
        <w:r w:rsidR="007439FF">
          <w:rPr>
            <w:noProof/>
            <w:webHidden/>
          </w:rPr>
          <w:tab/>
        </w:r>
        <w:r w:rsidR="007439FF">
          <w:rPr>
            <w:noProof/>
            <w:webHidden/>
          </w:rPr>
          <w:fldChar w:fldCharType="begin"/>
        </w:r>
        <w:r w:rsidR="007439FF">
          <w:rPr>
            <w:noProof/>
            <w:webHidden/>
          </w:rPr>
          <w:instrText xml:space="preserve"> PAGEREF _Toc288385586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587" w:history="1">
        <w:r w:rsidR="007439FF" w:rsidRPr="000B2DA7">
          <w:rPr>
            <w:rStyle w:val="Hyperlink"/>
            <w:noProof/>
            <w:lang w:val="en-US"/>
          </w:rPr>
          <w:t>6.2.3</w:t>
        </w:r>
        <w:r w:rsidR="007439FF">
          <w:rPr>
            <w:rFonts w:ascii="Times New Roman" w:eastAsia="PMingLiU" w:hAnsi="Times New Roman"/>
            <w:noProof/>
            <w:sz w:val="24"/>
            <w:szCs w:val="24"/>
            <w:lang w:eastAsia="zh-TW"/>
          </w:rPr>
          <w:tab/>
        </w:r>
        <w:r w:rsidR="007439FF" w:rsidRPr="000B2DA7">
          <w:rPr>
            <w:rStyle w:val="Hyperlink"/>
            <w:noProof/>
            <w:lang w:val="en-US"/>
          </w:rPr>
          <w:t>Project Logs</w:t>
        </w:r>
        <w:r w:rsidR="007439FF">
          <w:rPr>
            <w:noProof/>
            <w:webHidden/>
          </w:rPr>
          <w:tab/>
        </w:r>
        <w:r w:rsidR="007439FF">
          <w:rPr>
            <w:noProof/>
            <w:webHidden/>
          </w:rPr>
          <w:fldChar w:fldCharType="begin"/>
        </w:r>
        <w:r w:rsidR="007439FF">
          <w:rPr>
            <w:noProof/>
            <w:webHidden/>
          </w:rPr>
          <w:instrText xml:space="preserve"> PAGEREF _Toc288385587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588" w:history="1">
        <w:r w:rsidR="007439FF" w:rsidRPr="000B2DA7">
          <w:rPr>
            <w:rStyle w:val="Hyperlink"/>
            <w:noProof/>
            <w:lang w:val="en-US"/>
          </w:rPr>
          <w:t>6.2.4</w:t>
        </w:r>
        <w:r w:rsidR="007439FF">
          <w:rPr>
            <w:rFonts w:ascii="Times New Roman" w:eastAsia="PMingLiU" w:hAnsi="Times New Roman"/>
            <w:noProof/>
            <w:sz w:val="24"/>
            <w:szCs w:val="24"/>
            <w:lang w:eastAsia="zh-TW"/>
          </w:rPr>
          <w:tab/>
        </w:r>
        <w:r w:rsidR="007439FF" w:rsidRPr="000B2DA7">
          <w:rPr>
            <w:rStyle w:val="Hyperlink"/>
            <w:noProof/>
            <w:lang w:val="en-US"/>
          </w:rPr>
          <w:t>Progress Monitoring</w:t>
        </w:r>
        <w:r w:rsidR="007439FF">
          <w:rPr>
            <w:noProof/>
            <w:webHidden/>
          </w:rPr>
          <w:tab/>
        </w:r>
        <w:r w:rsidR="007439FF">
          <w:rPr>
            <w:noProof/>
            <w:webHidden/>
          </w:rPr>
          <w:fldChar w:fldCharType="begin"/>
        </w:r>
        <w:r w:rsidR="007439FF">
          <w:rPr>
            <w:noProof/>
            <w:webHidden/>
          </w:rPr>
          <w:instrText xml:space="preserve"> PAGEREF _Toc288385588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89" w:history="1">
        <w:r w:rsidR="007439FF" w:rsidRPr="000B2DA7">
          <w:rPr>
            <w:rStyle w:val="Hyperlink"/>
            <w:noProof/>
            <w:lang w:val="en-US"/>
          </w:rPr>
          <w:t>6.3</w:t>
        </w:r>
        <w:r w:rsidR="007439FF">
          <w:rPr>
            <w:rFonts w:ascii="Times New Roman" w:eastAsia="PMingLiU" w:hAnsi="Times New Roman"/>
            <w:noProof/>
            <w:sz w:val="24"/>
            <w:szCs w:val="24"/>
            <w:lang w:eastAsia="zh-TW"/>
          </w:rPr>
          <w:tab/>
        </w:r>
        <w:r w:rsidR="007439FF" w:rsidRPr="000B2DA7">
          <w:rPr>
            <w:rStyle w:val="Hyperlink"/>
            <w:noProof/>
            <w:lang w:val="en-US"/>
          </w:rPr>
          <w:t>Delegation of Work</w:t>
        </w:r>
        <w:r w:rsidR="007439FF">
          <w:rPr>
            <w:noProof/>
            <w:webHidden/>
          </w:rPr>
          <w:tab/>
        </w:r>
        <w:r w:rsidR="007439FF">
          <w:rPr>
            <w:noProof/>
            <w:webHidden/>
          </w:rPr>
          <w:fldChar w:fldCharType="begin"/>
        </w:r>
        <w:r w:rsidR="007439FF">
          <w:rPr>
            <w:noProof/>
            <w:webHidden/>
          </w:rPr>
          <w:instrText xml:space="preserve"> PAGEREF _Toc288385589 \h </w:instrText>
        </w:r>
        <w:r w:rsidR="007439FF">
          <w:rPr>
            <w:noProof/>
            <w:webHidden/>
          </w:rPr>
        </w:r>
        <w:r w:rsidR="007439FF">
          <w:rPr>
            <w:noProof/>
            <w:webHidden/>
          </w:rPr>
          <w:fldChar w:fldCharType="separate"/>
        </w:r>
        <w:r w:rsidR="007439FF">
          <w:rPr>
            <w:noProof/>
            <w:webHidden/>
          </w:rPr>
          <w:t>9</w:t>
        </w:r>
        <w:r w:rsidR="007439FF">
          <w:rPr>
            <w:noProof/>
            <w:webHidden/>
          </w:rPr>
          <w:fldChar w:fldCharType="end"/>
        </w:r>
      </w:hyperlink>
    </w:p>
    <w:p w:rsidR="007439FF" w:rsidRDefault="004000D4">
      <w:pPr>
        <w:pStyle w:val="TOC1"/>
        <w:tabs>
          <w:tab w:val="left" w:pos="709"/>
          <w:tab w:val="right" w:leader="dot" w:pos="9016"/>
        </w:tabs>
        <w:rPr>
          <w:rFonts w:ascii="Times New Roman" w:eastAsia="PMingLiU" w:hAnsi="Times New Roman"/>
          <w:noProof/>
          <w:sz w:val="24"/>
          <w:szCs w:val="24"/>
          <w:lang w:eastAsia="zh-TW"/>
        </w:rPr>
      </w:pPr>
      <w:hyperlink w:anchor="_Toc288385590" w:history="1">
        <w:r w:rsidR="007439FF" w:rsidRPr="000B2DA7">
          <w:rPr>
            <w:rStyle w:val="Hyperlink"/>
            <w:noProof/>
            <w:lang w:val="en-US"/>
          </w:rPr>
          <w:t>7.0</w:t>
        </w:r>
        <w:r w:rsidR="007439FF">
          <w:rPr>
            <w:rFonts w:ascii="Times New Roman" w:eastAsia="PMingLiU" w:hAnsi="Times New Roman"/>
            <w:noProof/>
            <w:sz w:val="24"/>
            <w:szCs w:val="24"/>
            <w:lang w:eastAsia="zh-TW"/>
          </w:rPr>
          <w:tab/>
        </w:r>
        <w:r w:rsidR="007439FF" w:rsidRPr="000B2DA7">
          <w:rPr>
            <w:rStyle w:val="Hyperlink"/>
            <w:noProof/>
            <w:lang w:val="en-US"/>
          </w:rPr>
          <w:t>QUALITY CONTROLS</w:t>
        </w:r>
        <w:r w:rsidR="007439FF">
          <w:rPr>
            <w:noProof/>
            <w:webHidden/>
          </w:rPr>
          <w:tab/>
        </w:r>
        <w:r w:rsidR="007439FF">
          <w:rPr>
            <w:noProof/>
            <w:webHidden/>
          </w:rPr>
          <w:fldChar w:fldCharType="begin"/>
        </w:r>
        <w:r w:rsidR="007439FF">
          <w:rPr>
            <w:noProof/>
            <w:webHidden/>
          </w:rPr>
          <w:instrText xml:space="preserve"> PAGEREF _Toc288385590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91" w:history="1">
        <w:r w:rsidR="007439FF" w:rsidRPr="000B2DA7">
          <w:rPr>
            <w:rStyle w:val="Hyperlink"/>
            <w:noProof/>
          </w:rPr>
          <w:t>7.1</w:t>
        </w:r>
        <w:r w:rsidR="007439FF">
          <w:rPr>
            <w:rFonts w:ascii="Times New Roman" w:eastAsia="PMingLiU" w:hAnsi="Times New Roman"/>
            <w:noProof/>
            <w:sz w:val="24"/>
            <w:szCs w:val="24"/>
            <w:lang w:eastAsia="zh-TW"/>
          </w:rPr>
          <w:tab/>
        </w:r>
        <w:r w:rsidR="007439FF" w:rsidRPr="000B2DA7">
          <w:rPr>
            <w:rStyle w:val="Hyperlink"/>
            <w:noProof/>
          </w:rPr>
          <w:t>Schedule of Reviews</w:t>
        </w:r>
        <w:r w:rsidR="007439FF">
          <w:rPr>
            <w:noProof/>
            <w:webHidden/>
          </w:rPr>
          <w:tab/>
        </w:r>
        <w:r w:rsidR="007439FF">
          <w:rPr>
            <w:noProof/>
            <w:webHidden/>
          </w:rPr>
          <w:fldChar w:fldCharType="begin"/>
        </w:r>
        <w:r w:rsidR="007439FF">
          <w:rPr>
            <w:noProof/>
            <w:webHidden/>
          </w:rPr>
          <w:instrText xml:space="preserve"> PAGEREF _Toc288385591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92" w:history="1">
        <w:r w:rsidR="007439FF" w:rsidRPr="000B2DA7">
          <w:rPr>
            <w:rStyle w:val="Hyperlink"/>
            <w:noProof/>
          </w:rPr>
          <w:t>7.2</w:t>
        </w:r>
        <w:r w:rsidR="007439FF">
          <w:rPr>
            <w:rFonts w:ascii="Times New Roman" w:eastAsia="PMingLiU" w:hAnsi="Times New Roman"/>
            <w:noProof/>
            <w:sz w:val="24"/>
            <w:szCs w:val="24"/>
            <w:lang w:eastAsia="zh-TW"/>
          </w:rPr>
          <w:tab/>
        </w:r>
        <w:r w:rsidR="007439FF" w:rsidRPr="000B2DA7">
          <w:rPr>
            <w:rStyle w:val="Hyperlink"/>
            <w:noProof/>
          </w:rPr>
          <w:t>Software Testing</w:t>
        </w:r>
        <w:r w:rsidR="007439FF">
          <w:rPr>
            <w:noProof/>
            <w:webHidden/>
          </w:rPr>
          <w:tab/>
        </w:r>
        <w:r w:rsidR="007439FF">
          <w:rPr>
            <w:noProof/>
            <w:webHidden/>
          </w:rPr>
          <w:fldChar w:fldCharType="begin"/>
        </w:r>
        <w:r w:rsidR="007439FF">
          <w:rPr>
            <w:noProof/>
            <w:webHidden/>
          </w:rPr>
          <w:instrText xml:space="preserve"> PAGEREF _Toc288385592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93" w:history="1">
        <w:r w:rsidR="007439FF" w:rsidRPr="000B2DA7">
          <w:rPr>
            <w:rStyle w:val="Hyperlink"/>
            <w:noProof/>
          </w:rPr>
          <w:t>7.3</w:t>
        </w:r>
        <w:r w:rsidR="007439FF">
          <w:rPr>
            <w:rFonts w:ascii="Times New Roman" w:eastAsia="PMingLiU" w:hAnsi="Times New Roman"/>
            <w:noProof/>
            <w:sz w:val="24"/>
            <w:szCs w:val="24"/>
            <w:lang w:eastAsia="zh-TW"/>
          </w:rPr>
          <w:tab/>
        </w:r>
        <w:r w:rsidR="007439FF" w:rsidRPr="000B2DA7">
          <w:rPr>
            <w:rStyle w:val="Hyperlink"/>
            <w:noProof/>
          </w:rPr>
          <w:t>Acceptance Procedures</w:t>
        </w:r>
        <w:r w:rsidR="007439FF">
          <w:rPr>
            <w:noProof/>
            <w:webHidden/>
          </w:rPr>
          <w:tab/>
        </w:r>
        <w:r w:rsidR="007439FF">
          <w:rPr>
            <w:noProof/>
            <w:webHidden/>
          </w:rPr>
          <w:fldChar w:fldCharType="begin"/>
        </w:r>
        <w:r w:rsidR="007439FF">
          <w:rPr>
            <w:noProof/>
            <w:webHidden/>
          </w:rPr>
          <w:instrText xml:space="preserve"> PAGEREF _Toc288385593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594" w:history="1">
        <w:r w:rsidR="007439FF" w:rsidRPr="000B2DA7">
          <w:rPr>
            <w:rStyle w:val="Hyperlink"/>
            <w:noProof/>
          </w:rPr>
          <w:t>7.3.1</w:t>
        </w:r>
        <w:r w:rsidR="007439FF">
          <w:rPr>
            <w:rFonts w:ascii="Times New Roman" w:eastAsia="PMingLiU" w:hAnsi="Times New Roman"/>
            <w:noProof/>
            <w:sz w:val="24"/>
            <w:szCs w:val="24"/>
            <w:lang w:eastAsia="zh-TW"/>
          </w:rPr>
          <w:tab/>
        </w:r>
        <w:r w:rsidR="007439FF" w:rsidRPr="000B2DA7">
          <w:rPr>
            <w:rStyle w:val="Hyperlink"/>
            <w:noProof/>
          </w:rPr>
          <w:t>Client Deliverable Documents</w:t>
        </w:r>
        <w:r w:rsidR="007439FF">
          <w:rPr>
            <w:noProof/>
            <w:webHidden/>
          </w:rPr>
          <w:tab/>
        </w:r>
        <w:r w:rsidR="007439FF">
          <w:rPr>
            <w:noProof/>
            <w:webHidden/>
          </w:rPr>
          <w:fldChar w:fldCharType="begin"/>
        </w:r>
        <w:r w:rsidR="007439FF">
          <w:rPr>
            <w:noProof/>
            <w:webHidden/>
          </w:rPr>
          <w:instrText xml:space="preserve"> PAGEREF _Toc288385594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595" w:history="1">
        <w:r w:rsidR="007439FF" w:rsidRPr="000B2DA7">
          <w:rPr>
            <w:rStyle w:val="Hyperlink"/>
            <w:noProof/>
          </w:rPr>
          <w:t>7.3.2</w:t>
        </w:r>
        <w:r w:rsidR="007439FF">
          <w:rPr>
            <w:rFonts w:ascii="Times New Roman" w:eastAsia="PMingLiU" w:hAnsi="Times New Roman"/>
            <w:noProof/>
            <w:sz w:val="24"/>
            <w:szCs w:val="24"/>
            <w:lang w:eastAsia="zh-TW"/>
          </w:rPr>
          <w:tab/>
        </w:r>
        <w:r w:rsidR="007439FF" w:rsidRPr="000B2DA7">
          <w:rPr>
            <w:rStyle w:val="Hyperlink"/>
            <w:noProof/>
          </w:rPr>
          <w:t>Internal Project Documents</w:t>
        </w:r>
        <w:r w:rsidR="007439FF">
          <w:rPr>
            <w:noProof/>
            <w:webHidden/>
          </w:rPr>
          <w:tab/>
        </w:r>
        <w:r w:rsidR="007439FF">
          <w:rPr>
            <w:noProof/>
            <w:webHidden/>
          </w:rPr>
          <w:fldChar w:fldCharType="begin"/>
        </w:r>
        <w:r w:rsidR="007439FF">
          <w:rPr>
            <w:noProof/>
            <w:webHidden/>
          </w:rPr>
          <w:instrText xml:space="preserve"> PAGEREF _Toc288385595 \h </w:instrText>
        </w:r>
        <w:r w:rsidR="007439FF">
          <w:rPr>
            <w:noProof/>
            <w:webHidden/>
          </w:rPr>
        </w:r>
        <w:r w:rsidR="007439FF">
          <w:rPr>
            <w:noProof/>
            <w:webHidden/>
          </w:rPr>
          <w:fldChar w:fldCharType="separate"/>
        </w:r>
        <w:r w:rsidR="007439FF">
          <w:rPr>
            <w:noProof/>
            <w:webHidden/>
          </w:rPr>
          <w:t>11</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596" w:history="1">
        <w:r w:rsidR="007439FF" w:rsidRPr="000B2DA7">
          <w:rPr>
            <w:rStyle w:val="Hyperlink"/>
            <w:noProof/>
            <w:lang w:val="en-US"/>
          </w:rPr>
          <w:t>7.3.3</w:t>
        </w:r>
        <w:r w:rsidR="007439FF">
          <w:rPr>
            <w:rFonts w:ascii="Times New Roman" w:eastAsia="PMingLiU" w:hAnsi="Times New Roman"/>
            <w:noProof/>
            <w:sz w:val="24"/>
            <w:szCs w:val="24"/>
            <w:lang w:eastAsia="zh-TW"/>
          </w:rPr>
          <w:tab/>
        </w:r>
        <w:r w:rsidR="007439FF" w:rsidRPr="000B2DA7">
          <w:rPr>
            <w:rStyle w:val="Hyperlink"/>
            <w:noProof/>
            <w:lang w:val="en-US"/>
          </w:rPr>
          <w:t>Software</w:t>
        </w:r>
        <w:r w:rsidR="007439FF">
          <w:rPr>
            <w:noProof/>
            <w:webHidden/>
          </w:rPr>
          <w:tab/>
        </w:r>
        <w:r w:rsidR="007439FF">
          <w:rPr>
            <w:noProof/>
            <w:webHidden/>
          </w:rPr>
          <w:fldChar w:fldCharType="begin"/>
        </w:r>
        <w:r w:rsidR="007439FF">
          <w:rPr>
            <w:noProof/>
            <w:webHidden/>
          </w:rPr>
          <w:instrText xml:space="preserve"> PAGEREF _Toc288385596 \h </w:instrText>
        </w:r>
        <w:r w:rsidR="007439FF">
          <w:rPr>
            <w:noProof/>
            <w:webHidden/>
          </w:rPr>
        </w:r>
        <w:r w:rsidR="007439FF">
          <w:rPr>
            <w:noProof/>
            <w:webHidden/>
          </w:rPr>
          <w:fldChar w:fldCharType="separate"/>
        </w:r>
        <w:r w:rsidR="007439FF">
          <w:rPr>
            <w:noProof/>
            <w:webHidden/>
          </w:rPr>
          <w:t>12</w:t>
        </w:r>
        <w:r w:rsidR="007439FF">
          <w:rPr>
            <w:noProof/>
            <w:webHidden/>
          </w:rPr>
          <w:fldChar w:fldCharType="end"/>
        </w:r>
      </w:hyperlink>
    </w:p>
    <w:p w:rsidR="007439FF" w:rsidRDefault="004000D4">
      <w:pPr>
        <w:pStyle w:val="TOC1"/>
        <w:tabs>
          <w:tab w:val="left" w:pos="709"/>
          <w:tab w:val="right" w:leader="dot" w:pos="9016"/>
        </w:tabs>
        <w:rPr>
          <w:rFonts w:ascii="Times New Roman" w:eastAsia="PMingLiU" w:hAnsi="Times New Roman"/>
          <w:noProof/>
          <w:sz w:val="24"/>
          <w:szCs w:val="24"/>
          <w:lang w:eastAsia="zh-TW"/>
        </w:rPr>
      </w:pPr>
      <w:hyperlink w:anchor="_Toc288385597" w:history="1">
        <w:r w:rsidR="007439FF" w:rsidRPr="000B2DA7">
          <w:rPr>
            <w:rStyle w:val="Hyperlink"/>
            <w:noProof/>
          </w:rPr>
          <w:t>8.0</w:t>
        </w:r>
        <w:r w:rsidR="007439FF">
          <w:rPr>
            <w:rFonts w:ascii="Times New Roman" w:eastAsia="PMingLiU" w:hAnsi="Times New Roman"/>
            <w:noProof/>
            <w:sz w:val="24"/>
            <w:szCs w:val="24"/>
            <w:lang w:eastAsia="zh-TW"/>
          </w:rPr>
          <w:tab/>
        </w:r>
        <w:r w:rsidR="007439FF" w:rsidRPr="000B2DA7">
          <w:rPr>
            <w:rStyle w:val="Hyperlink"/>
            <w:noProof/>
          </w:rPr>
          <w:t>STANDARDS, METHODS AND TOOLS</w:t>
        </w:r>
        <w:r w:rsidR="007439FF">
          <w:rPr>
            <w:noProof/>
            <w:webHidden/>
          </w:rPr>
          <w:tab/>
        </w:r>
        <w:r w:rsidR="007439FF">
          <w:rPr>
            <w:noProof/>
            <w:webHidden/>
          </w:rPr>
          <w:fldChar w:fldCharType="begin"/>
        </w:r>
        <w:r w:rsidR="007439FF">
          <w:rPr>
            <w:noProof/>
            <w:webHidden/>
          </w:rPr>
          <w:instrText xml:space="preserve"> PAGEREF _Toc288385597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98" w:history="1">
        <w:r w:rsidR="007439FF" w:rsidRPr="000B2DA7">
          <w:rPr>
            <w:rStyle w:val="Hyperlink"/>
            <w:noProof/>
          </w:rPr>
          <w:t>8.1</w:t>
        </w:r>
        <w:r w:rsidR="007439FF">
          <w:rPr>
            <w:rFonts w:ascii="Times New Roman" w:eastAsia="PMingLiU" w:hAnsi="Times New Roman"/>
            <w:noProof/>
            <w:sz w:val="24"/>
            <w:szCs w:val="24"/>
            <w:lang w:eastAsia="zh-TW"/>
          </w:rPr>
          <w:tab/>
        </w:r>
        <w:r w:rsidR="007439FF" w:rsidRPr="000B2DA7">
          <w:rPr>
            <w:rStyle w:val="Hyperlink"/>
            <w:noProof/>
          </w:rPr>
          <w:t>General Project Procedures</w:t>
        </w:r>
        <w:r w:rsidR="007439FF">
          <w:rPr>
            <w:noProof/>
            <w:webHidden/>
          </w:rPr>
          <w:tab/>
        </w:r>
        <w:r w:rsidR="007439FF">
          <w:rPr>
            <w:noProof/>
            <w:webHidden/>
          </w:rPr>
          <w:fldChar w:fldCharType="begin"/>
        </w:r>
        <w:r w:rsidR="007439FF">
          <w:rPr>
            <w:noProof/>
            <w:webHidden/>
          </w:rPr>
          <w:instrText xml:space="preserve"> PAGEREF _Toc288385598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599" w:history="1">
        <w:r w:rsidR="007439FF" w:rsidRPr="000B2DA7">
          <w:rPr>
            <w:rStyle w:val="Hyperlink"/>
            <w:noProof/>
          </w:rPr>
          <w:t>8.2</w:t>
        </w:r>
        <w:r w:rsidR="007439FF">
          <w:rPr>
            <w:rFonts w:ascii="Times New Roman" w:eastAsia="PMingLiU" w:hAnsi="Times New Roman"/>
            <w:noProof/>
            <w:sz w:val="24"/>
            <w:szCs w:val="24"/>
            <w:lang w:eastAsia="zh-TW"/>
          </w:rPr>
          <w:tab/>
        </w:r>
        <w:r w:rsidR="007439FF" w:rsidRPr="000B2DA7">
          <w:rPr>
            <w:rStyle w:val="Hyperlink"/>
            <w:noProof/>
          </w:rPr>
          <w:t>Software Development Procedures</w:t>
        </w:r>
        <w:r w:rsidR="007439FF">
          <w:rPr>
            <w:noProof/>
            <w:webHidden/>
          </w:rPr>
          <w:tab/>
        </w:r>
        <w:r w:rsidR="007439FF">
          <w:rPr>
            <w:noProof/>
            <w:webHidden/>
          </w:rPr>
          <w:fldChar w:fldCharType="begin"/>
        </w:r>
        <w:r w:rsidR="007439FF">
          <w:rPr>
            <w:noProof/>
            <w:webHidden/>
          </w:rPr>
          <w:instrText xml:space="preserve"> PAGEREF _Toc288385599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4000D4">
      <w:pPr>
        <w:pStyle w:val="TOC1"/>
        <w:tabs>
          <w:tab w:val="left" w:pos="709"/>
          <w:tab w:val="right" w:leader="dot" w:pos="9016"/>
        </w:tabs>
        <w:rPr>
          <w:rFonts w:ascii="Times New Roman" w:eastAsia="PMingLiU" w:hAnsi="Times New Roman"/>
          <w:noProof/>
          <w:sz w:val="24"/>
          <w:szCs w:val="24"/>
          <w:lang w:eastAsia="zh-TW"/>
        </w:rPr>
      </w:pPr>
      <w:hyperlink w:anchor="_Toc288385600" w:history="1">
        <w:r w:rsidR="007439FF" w:rsidRPr="000B2DA7">
          <w:rPr>
            <w:rStyle w:val="Hyperlink"/>
            <w:noProof/>
          </w:rPr>
          <w:t>9.</w:t>
        </w:r>
        <w:r w:rsidR="007439FF">
          <w:rPr>
            <w:rFonts w:ascii="Times New Roman" w:eastAsia="PMingLiU" w:hAnsi="Times New Roman"/>
            <w:noProof/>
            <w:sz w:val="24"/>
            <w:szCs w:val="24"/>
            <w:lang w:eastAsia="zh-TW"/>
          </w:rPr>
          <w:tab/>
        </w:r>
        <w:r w:rsidR="007439FF" w:rsidRPr="000B2DA7">
          <w:rPr>
            <w:rStyle w:val="Hyperlink"/>
            <w:noProof/>
          </w:rPr>
          <w:t>CHANGE CONTROL</w:t>
        </w:r>
        <w:r w:rsidR="007439FF">
          <w:rPr>
            <w:noProof/>
            <w:webHidden/>
          </w:rPr>
          <w:tab/>
        </w:r>
        <w:r w:rsidR="007439FF">
          <w:rPr>
            <w:noProof/>
            <w:webHidden/>
          </w:rPr>
          <w:fldChar w:fldCharType="begin"/>
        </w:r>
        <w:r w:rsidR="007439FF">
          <w:rPr>
            <w:noProof/>
            <w:webHidden/>
          </w:rPr>
          <w:instrText xml:space="preserve"> PAGEREF _Toc288385600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01" w:history="1">
        <w:r w:rsidR="007439FF" w:rsidRPr="000B2DA7">
          <w:rPr>
            <w:rStyle w:val="Hyperlink"/>
            <w:noProof/>
          </w:rPr>
          <w:t>9.1</w:t>
        </w:r>
        <w:r w:rsidR="007439FF">
          <w:rPr>
            <w:rFonts w:ascii="Times New Roman" w:eastAsia="PMingLiU" w:hAnsi="Times New Roman"/>
            <w:noProof/>
            <w:sz w:val="24"/>
            <w:szCs w:val="24"/>
            <w:lang w:eastAsia="zh-TW"/>
          </w:rPr>
          <w:tab/>
        </w:r>
        <w:r w:rsidR="007439FF" w:rsidRPr="000B2DA7">
          <w:rPr>
            <w:rStyle w:val="Hyperlink"/>
            <w:noProof/>
          </w:rPr>
          <w:t>Control of Requirements</w:t>
        </w:r>
        <w:r w:rsidR="007439FF">
          <w:rPr>
            <w:noProof/>
            <w:webHidden/>
          </w:rPr>
          <w:tab/>
        </w:r>
        <w:r w:rsidR="007439FF">
          <w:rPr>
            <w:noProof/>
            <w:webHidden/>
          </w:rPr>
          <w:fldChar w:fldCharType="begin"/>
        </w:r>
        <w:r w:rsidR="007439FF">
          <w:rPr>
            <w:noProof/>
            <w:webHidden/>
          </w:rPr>
          <w:instrText xml:space="preserve"> PAGEREF _Toc288385601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02" w:history="1">
        <w:r w:rsidR="007439FF" w:rsidRPr="000B2DA7">
          <w:rPr>
            <w:rStyle w:val="Hyperlink"/>
            <w:noProof/>
          </w:rPr>
          <w:t>9.2</w:t>
        </w:r>
        <w:r w:rsidR="007439FF">
          <w:rPr>
            <w:rFonts w:ascii="Times New Roman" w:eastAsia="PMingLiU" w:hAnsi="Times New Roman"/>
            <w:noProof/>
            <w:sz w:val="24"/>
            <w:szCs w:val="24"/>
            <w:lang w:eastAsia="zh-TW"/>
          </w:rPr>
          <w:tab/>
        </w:r>
        <w:r w:rsidR="007439FF" w:rsidRPr="000B2DA7">
          <w:rPr>
            <w:rStyle w:val="Hyperlink"/>
            <w:noProof/>
          </w:rPr>
          <w:t>Documentation Control</w:t>
        </w:r>
        <w:r w:rsidR="007439FF">
          <w:rPr>
            <w:noProof/>
            <w:webHidden/>
          </w:rPr>
          <w:tab/>
        </w:r>
        <w:r w:rsidR="007439FF">
          <w:rPr>
            <w:noProof/>
            <w:webHidden/>
          </w:rPr>
          <w:fldChar w:fldCharType="begin"/>
        </w:r>
        <w:r w:rsidR="007439FF">
          <w:rPr>
            <w:noProof/>
            <w:webHidden/>
          </w:rPr>
          <w:instrText xml:space="preserve"> PAGEREF _Toc288385602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03" w:history="1">
        <w:r w:rsidR="007439FF" w:rsidRPr="000B2DA7">
          <w:rPr>
            <w:rStyle w:val="Hyperlink"/>
            <w:noProof/>
          </w:rPr>
          <w:t>9.2.1</w:t>
        </w:r>
        <w:r w:rsidR="007439FF">
          <w:rPr>
            <w:rFonts w:ascii="Times New Roman" w:eastAsia="PMingLiU" w:hAnsi="Times New Roman"/>
            <w:noProof/>
            <w:sz w:val="24"/>
            <w:szCs w:val="24"/>
            <w:lang w:eastAsia="zh-TW"/>
          </w:rPr>
          <w:tab/>
        </w:r>
        <w:r w:rsidR="007439FF" w:rsidRPr="000B2DA7">
          <w:rPr>
            <w:rStyle w:val="Hyperlink"/>
            <w:noProof/>
          </w:rPr>
          <w:t>Reference Numbers</w:t>
        </w:r>
        <w:r w:rsidR="007439FF">
          <w:rPr>
            <w:noProof/>
            <w:webHidden/>
          </w:rPr>
          <w:tab/>
        </w:r>
        <w:r w:rsidR="007439FF">
          <w:rPr>
            <w:noProof/>
            <w:webHidden/>
          </w:rPr>
          <w:fldChar w:fldCharType="begin"/>
        </w:r>
        <w:r w:rsidR="007439FF">
          <w:rPr>
            <w:noProof/>
            <w:webHidden/>
          </w:rPr>
          <w:instrText xml:space="preserve"> PAGEREF _Toc288385603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04" w:history="1">
        <w:r w:rsidR="007439FF" w:rsidRPr="000B2DA7">
          <w:rPr>
            <w:rStyle w:val="Hyperlink"/>
            <w:noProof/>
          </w:rPr>
          <w:t>9.2.2</w:t>
        </w:r>
        <w:r w:rsidR="007439FF">
          <w:rPr>
            <w:rFonts w:ascii="Times New Roman" w:eastAsia="PMingLiU" w:hAnsi="Times New Roman"/>
            <w:noProof/>
            <w:sz w:val="24"/>
            <w:szCs w:val="24"/>
            <w:lang w:eastAsia="zh-TW"/>
          </w:rPr>
          <w:tab/>
        </w:r>
        <w:r w:rsidR="007439FF" w:rsidRPr="000B2DA7">
          <w:rPr>
            <w:rStyle w:val="Hyperlink"/>
            <w:noProof/>
          </w:rPr>
          <w:t>Approval Procedures</w:t>
        </w:r>
        <w:r w:rsidR="007439FF">
          <w:rPr>
            <w:noProof/>
            <w:webHidden/>
          </w:rPr>
          <w:tab/>
        </w:r>
        <w:r w:rsidR="007439FF">
          <w:rPr>
            <w:noProof/>
            <w:webHidden/>
          </w:rPr>
          <w:fldChar w:fldCharType="begin"/>
        </w:r>
        <w:r w:rsidR="007439FF">
          <w:rPr>
            <w:noProof/>
            <w:webHidden/>
          </w:rPr>
          <w:instrText xml:space="preserve"> PAGEREF _Toc288385604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05" w:history="1">
        <w:r w:rsidR="007439FF" w:rsidRPr="000B2DA7">
          <w:rPr>
            <w:rStyle w:val="Hyperlink"/>
            <w:noProof/>
          </w:rPr>
          <w:t>9.2.3</w:t>
        </w:r>
        <w:r w:rsidR="007439FF">
          <w:rPr>
            <w:rFonts w:ascii="Times New Roman" w:eastAsia="PMingLiU" w:hAnsi="Times New Roman"/>
            <w:noProof/>
            <w:sz w:val="24"/>
            <w:szCs w:val="24"/>
            <w:lang w:eastAsia="zh-TW"/>
          </w:rPr>
          <w:tab/>
        </w:r>
        <w:r w:rsidR="007439FF" w:rsidRPr="000B2DA7">
          <w:rPr>
            <w:rStyle w:val="Hyperlink"/>
            <w:noProof/>
          </w:rPr>
          <w:t>First Version</w:t>
        </w:r>
        <w:r w:rsidR="007439FF">
          <w:rPr>
            <w:noProof/>
            <w:webHidden/>
          </w:rPr>
          <w:tab/>
        </w:r>
        <w:r w:rsidR="007439FF">
          <w:rPr>
            <w:noProof/>
            <w:webHidden/>
          </w:rPr>
          <w:fldChar w:fldCharType="begin"/>
        </w:r>
        <w:r w:rsidR="007439FF">
          <w:rPr>
            <w:noProof/>
            <w:webHidden/>
          </w:rPr>
          <w:instrText xml:space="preserve"> PAGEREF _Toc288385605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06" w:history="1">
        <w:r w:rsidR="007439FF" w:rsidRPr="000B2DA7">
          <w:rPr>
            <w:rStyle w:val="Hyperlink"/>
            <w:noProof/>
          </w:rPr>
          <w:t>9.2.4</w:t>
        </w:r>
        <w:r w:rsidR="007439FF">
          <w:rPr>
            <w:rFonts w:ascii="Times New Roman" w:eastAsia="PMingLiU" w:hAnsi="Times New Roman"/>
            <w:noProof/>
            <w:sz w:val="24"/>
            <w:szCs w:val="24"/>
            <w:lang w:eastAsia="zh-TW"/>
          </w:rPr>
          <w:tab/>
        </w:r>
        <w:r w:rsidR="007439FF" w:rsidRPr="000B2DA7">
          <w:rPr>
            <w:rStyle w:val="Hyperlink"/>
            <w:noProof/>
          </w:rPr>
          <w:t>Updated Versions</w:t>
        </w:r>
        <w:r w:rsidR="007439FF">
          <w:rPr>
            <w:noProof/>
            <w:webHidden/>
          </w:rPr>
          <w:tab/>
        </w:r>
        <w:r w:rsidR="007439FF">
          <w:rPr>
            <w:noProof/>
            <w:webHidden/>
          </w:rPr>
          <w:fldChar w:fldCharType="begin"/>
        </w:r>
        <w:r w:rsidR="007439FF">
          <w:rPr>
            <w:noProof/>
            <w:webHidden/>
          </w:rPr>
          <w:instrText xml:space="preserve"> PAGEREF _Toc288385606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07" w:history="1">
        <w:r w:rsidR="007439FF" w:rsidRPr="000B2DA7">
          <w:rPr>
            <w:rStyle w:val="Hyperlink"/>
            <w:noProof/>
          </w:rPr>
          <w:t>9.2.5</w:t>
        </w:r>
        <w:r w:rsidR="007439FF">
          <w:rPr>
            <w:rFonts w:ascii="Times New Roman" w:eastAsia="PMingLiU" w:hAnsi="Times New Roman"/>
            <w:noProof/>
            <w:sz w:val="24"/>
            <w:szCs w:val="24"/>
            <w:lang w:eastAsia="zh-TW"/>
          </w:rPr>
          <w:tab/>
        </w:r>
        <w:r w:rsidR="007439FF" w:rsidRPr="000B2DA7">
          <w:rPr>
            <w:rStyle w:val="Hyperlink"/>
            <w:noProof/>
          </w:rPr>
          <w:t>Filing</w:t>
        </w:r>
        <w:r w:rsidR="007439FF">
          <w:rPr>
            <w:noProof/>
            <w:webHidden/>
          </w:rPr>
          <w:tab/>
        </w:r>
        <w:r w:rsidR="007439FF">
          <w:rPr>
            <w:noProof/>
            <w:webHidden/>
          </w:rPr>
          <w:fldChar w:fldCharType="begin"/>
        </w:r>
        <w:r w:rsidR="007439FF">
          <w:rPr>
            <w:noProof/>
            <w:webHidden/>
          </w:rPr>
          <w:instrText xml:space="preserve"> PAGEREF _Toc288385607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08" w:history="1">
        <w:r w:rsidR="007439FF" w:rsidRPr="000B2DA7">
          <w:rPr>
            <w:rStyle w:val="Hyperlink"/>
            <w:noProof/>
          </w:rPr>
          <w:t>9.3</w:t>
        </w:r>
        <w:r w:rsidR="007439FF">
          <w:rPr>
            <w:rFonts w:ascii="Times New Roman" w:eastAsia="PMingLiU" w:hAnsi="Times New Roman"/>
            <w:noProof/>
            <w:sz w:val="24"/>
            <w:szCs w:val="24"/>
            <w:lang w:eastAsia="zh-TW"/>
          </w:rPr>
          <w:tab/>
        </w:r>
        <w:r w:rsidR="007439FF" w:rsidRPr="000B2DA7">
          <w:rPr>
            <w:rStyle w:val="Hyperlink"/>
            <w:noProof/>
          </w:rPr>
          <w:t>Software Configuration Management</w:t>
        </w:r>
        <w:r w:rsidR="007439FF">
          <w:rPr>
            <w:noProof/>
            <w:webHidden/>
          </w:rPr>
          <w:tab/>
        </w:r>
        <w:r w:rsidR="007439FF">
          <w:rPr>
            <w:noProof/>
            <w:webHidden/>
          </w:rPr>
          <w:fldChar w:fldCharType="begin"/>
        </w:r>
        <w:r w:rsidR="007439FF">
          <w:rPr>
            <w:noProof/>
            <w:webHidden/>
          </w:rPr>
          <w:instrText xml:space="preserve"> PAGEREF _Toc288385608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09" w:history="1">
        <w:r w:rsidR="007439FF" w:rsidRPr="000B2DA7">
          <w:rPr>
            <w:rStyle w:val="Hyperlink"/>
            <w:noProof/>
          </w:rPr>
          <w:t>9.3.1</w:t>
        </w:r>
        <w:r w:rsidR="007439FF">
          <w:rPr>
            <w:rFonts w:ascii="Times New Roman" w:eastAsia="PMingLiU" w:hAnsi="Times New Roman"/>
            <w:noProof/>
            <w:sz w:val="24"/>
            <w:szCs w:val="24"/>
            <w:lang w:eastAsia="zh-TW"/>
          </w:rPr>
          <w:tab/>
        </w:r>
        <w:r w:rsidR="007439FF" w:rsidRPr="000B2DA7">
          <w:rPr>
            <w:rStyle w:val="Hyperlink"/>
            <w:noProof/>
          </w:rPr>
          <w:t>Observation Reports</w:t>
        </w:r>
        <w:r w:rsidR="007439FF">
          <w:rPr>
            <w:noProof/>
            <w:webHidden/>
          </w:rPr>
          <w:tab/>
        </w:r>
        <w:r w:rsidR="007439FF">
          <w:rPr>
            <w:noProof/>
            <w:webHidden/>
          </w:rPr>
          <w:fldChar w:fldCharType="begin"/>
        </w:r>
        <w:r w:rsidR="007439FF">
          <w:rPr>
            <w:noProof/>
            <w:webHidden/>
          </w:rPr>
          <w:instrText xml:space="preserve"> PAGEREF _Toc288385609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10" w:history="1">
        <w:r w:rsidR="007439FF" w:rsidRPr="000B2DA7">
          <w:rPr>
            <w:rStyle w:val="Hyperlink"/>
            <w:noProof/>
          </w:rPr>
          <w:t>9.3.2</w:t>
        </w:r>
        <w:r w:rsidR="007439FF">
          <w:rPr>
            <w:rFonts w:ascii="Times New Roman" w:eastAsia="PMingLiU" w:hAnsi="Times New Roman"/>
            <w:noProof/>
            <w:sz w:val="24"/>
            <w:szCs w:val="24"/>
            <w:lang w:eastAsia="zh-TW"/>
          </w:rPr>
          <w:tab/>
        </w:r>
        <w:r w:rsidR="007439FF" w:rsidRPr="000B2DA7">
          <w:rPr>
            <w:rStyle w:val="Hyperlink"/>
            <w:noProof/>
          </w:rPr>
          <w:t>Change Authority</w:t>
        </w:r>
        <w:r w:rsidR="007439FF">
          <w:rPr>
            <w:noProof/>
            <w:webHidden/>
          </w:rPr>
          <w:tab/>
        </w:r>
        <w:r w:rsidR="007439FF">
          <w:rPr>
            <w:noProof/>
            <w:webHidden/>
          </w:rPr>
          <w:fldChar w:fldCharType="begin"/>
        </w:r>
        <w:r w:rsidR="007439FF">
          <w:rPr>
            <w:noProof/>
            <w:webHidden/>
          </w:rPr>
          <w:instrText xml:space="preserve"> PAGEREF _Toc288385610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11" w:history="1">
        <w:r w:rsidR="007439FF" w:rsidRPr="000B2DA7">
          <w:rPr>
            <w:rStyle w:val="Hyperlink"/>
            <w:noProof/>
          </w:rPr>
          <w:t>9.3.3</w:t>
        </w:r>
        <w:r w:rsidR="007439FF">
          <w:rPr>
            <w:rFonts w:ascii="Times New Roman" w:eastAsia="PMingLiU" w:hAnsi="Times New Roman"/>
            <w:noProof/>
            <w:sz w:val="24"/>
            <w:szCs w:val="24"/>
            <w:lang w:eastAsia="zh-TW"/>
          </w:rPr>
          <w:tab/>
        </w:r>
        <w:r w:rsidR="007439FF" w:rsidRPr="000B2DA7">
          <w:rPr>
            <w:rStyle w:val="Hyperlink"/>
            <w:noProof/>
          </w:rPr>
          <w:t>Record of Changes</w:t>
        </w:r>
        <w:r w:rsidR="007439FF">
          <w:rPr>
            <w:noProof/>
            <w:webHidden/>
          </w:rPr>
          <w:tab/>
        </w:r>
        <w:r w:rsidR="007439FF">
          <w:rPr>
            <w:noProof/>
            <w:webHidden/>
          </w:rPr>
          <w:fldChar w:fldCharType="begin"/>
        </w:r>
        <w:r w:rsidR="007439FF">
          <w:rPr>
            <w:noProof/>
            <w:webHidden/>
          </w:rPr>
          <w:instrText xml:space="preserve"> PAGEREF _Toc288385611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12" w:history="1">
        <w:r w:rsidR="007439FF" w:rsidRPr="000B2DA7">
          <w:rPr>
            <w:rStyle w:val="Hyperlink"/>
            <w:noProof/>
          </w:rPr>
          <w:t>9.3.4</w:t>
        </w:r>
        <w:r w:rsidR="007439FF">
          <w:rPr>
            <w:rFonts w:ascii="Times New Roman" w:eastAsia="PMingLiU" w:hAnsi="Times New Roman"/>
            <w:noProof/>
            <w:sz w:val="24"/>
            <w:szCs w:val="24"/>
            <w:lang w:eastAsia="zh-TW"/>
          </w:rPr>
          <w:tab/>
        </w:r>
        <w:r w:rsidR="007439FF" w:rsidRPr="000B2DA7">
          <w:rPr>
            <w:rStyle w:val="Hyperlink"/>
            <w:noProof/>
          </w:rPr>
          <w:t>Testing of Changes</w:t>
        </w:r>
        <w:r w:rsidR="007439FF">
          <w:rPr>
            <w:noProof/>
            <w:webHidden/>
          </w:rPr>
          <w:tab/>
        </w:r>
        <w:r w:rsidR="007439FF">
          <w:rPr>
            <w:noProof/>
            <w:webHidden/>
          </w:rPr>
          <w:fldChar w:fldCharType="begin"/>
        </w:r>
        <w:r w:rsidR="007439FF">
          <w:rPr>
            <w:noProof/>
            <w:webHidden/>
          </w:rPr>
          <w:instrText xml:space="preserve"> PAGEREF _Toc288385612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4000D4">
      <w:pPr>
        <w:pStyle w:val="TOC3"/>
        <w:rPr>
          <w:rFonts w:ascii="Times New Roman" w:eastAsia="PMingLiU" w:hAnsi="Times New Roman"/>
          <w:noProof/>
          <w:sz w:val="24"/>
          <w:szCs w:val="24"/>
          <w:lang w:eastAsia="zh-TW"/>
        </w:rPr>
      </w:pPr>
      <w:hyperlink w:anchor="_Toc288385613" w:history="1">
        <w:r w:rsidR="007439FF" w:rsidRPr="000B2DA7">
          <w:rPr>
            <w:rStyle w:val="Hyperlink"/>
            <w:noProof/>
          </w:rPr>
          <w:t>9.3.5</w:t>
        </w:r>
        <w:r w:rsidR="007439FF">
          <w:rPr>
            <w:rFonts w:ascii="Times New Roman" w:eastAsia="PMingLiU" w:hAnsi="Times New Roman"/>
            <w:noProof/>
            <w:sz w:val="24"/>
            <w:szCs w:val="24"/>
            <w:lang w:eastAsia="zh-TW"/>
          </w:rPr>
          <w:tab/>
        </w:r>
        <w:r w:rsidR="007439FF" w:rsidRPr="000B2DA7">
          <w:rPr>
            <w:rStyle w:val="Hyperlink"/>
            <w:noProof/>
          </w:rPr>
          <w:t>Software Configuration</w:t>
        </w:r>
        <w:r w:rsidR="007439FF">
          <w:rPr>
            <w:noProof/>
            <w:webHidden/>
          </w:rPr>
          <w:tab/>
        </w:r>
        <w:r w:rsidR="007439FF">
          <w:rPr>
            <w:noProof/>
            <w:webHidden/>
          </w:rPr>
          <w:fldChar w:fldCharType="begin"/>
        </w:r>
        <w:r w:rsidR="007439FF">
          <w:rPr>
            <w:noProof/>
            <w:webHidden/>
          </w:rPr>
          <w:instrText xml:space="preserve"> PAGEREF _Toc288385613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4000D4">
      <w:pPr>
        <w:pStyle w:val="TOC1"/>
        <w:tabs>
          <w:tab w:val="left" w:pos="709"/>
          <w:tab w:val="right" w:leader="dot" w:pos="9016"/>
        </w:tabs>
        <w:rPr>
          <w:rFonts w:ascii="Times New Roman" w:eastAsia="PMingLiU" w:hAnsi="Times New Roman"/>
          <w:noProof/>
          <w:sz w:val="24"/>
          <w:szCs w:val="24"/>
          <w:lang w:eastAsia="zh-TW"/>
        </w:rPr>
      </w:pPr>
      <w:hyperlink w:anchor="_Toc288385614" w:history="1">
        <w:r w:rsidR="007439FF" w:rsidRPr="000B2DA7">
          <w:rPr>
            <w:rStyle w:val="Hyperlink"/>
            <w:noProof/>
          </w:rPr>
          <w:t>10.</w:t>
        </w:r>
        <w:r w:rsidR="007439FF">
          <w:rPr>
            <w:rFonts w:ascii="Times New Roman" w:eastAsia="PMingLiU" w:hAnsi="Times New Roman"/>
            <w:noProof/>
            <w:sz w:val="24"/>
            <w:szCs w:val="24"/>
            <w:lang w:eastAsia="zh-TW"/>
          </w:rPr>
          <w:tab/>
        </w:r>
        <w:r w:rsidR="007439FF" w:rsidRPr="000B2DA7">
          <w:rPr>
            <w:rStyle w:val="Hyperlink"/>
            <w:noProof/>
          </w:rPr>
          <w:t>USER CONTROL</w:t>
        </w:r>
        <w:r w:rsidR="007439FF">
          <w:rPr>
            <w:noProof/>
            <w:webHidden/>
          </w:rPr>
          <w:tab/>
        </w:r>
        <w:r w:rsidR="007439FF">
          <w:rPr>
            <w:noProof/>
            <w:webHidden/>
          </w:rPr>
          <w:fldChar w:fldCharType="begin"/>
        </w:r>
        <w:r w:rsidR="007439FF">
          <w:rPr>
            <w:noProof/>
            <w:webHidden/>
          </w:rPr>
          <w:instrText xml:space="preserve"> PAGEREF _Toc288385614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15" w:history="1">
        <w:r w:rsidR="007439FF" w:rsidRPr="000B2DA7">
          <w:rPr>
            <w:rStyle w:val="Hyperlink"/>
            <w:noProof/>
          </w:rPr>
          <w:t>10.1</w:t>
        </w:r>
        <w:r w:rsidR="007439FF">
          <w:rPr>
            <w:rFonts w:ascii="Times New Roman" w:eastAsia="PMingLiU" w:hAnsi="Times New Roman"/>
            <w:noProof/>
            <w:sz w:val="24"/>
            <w:szCs w:val="24"/>
            <w:lang w:eastAsia="zh-TW"/>
          </w:rPr>
          <w:tab/>
        </w:r>
        <w:r w:rsidR="007439FF" w:rsidRPr="000B2DA7">
          <w:rPr>
            <w:rStyle w:val="Hyperlink"/>
            <w:noProof/>
          </w:rPr>
          <w:t>User Requirements Specification.</w:t>
        </w:r>
        <w:r w:rsidR="007439FF">
          <w:rPr>
            <w:noProof/>
            <w:webHidden/>
          </w:rPr>
          <w:tab/>
        </w:r>
        <w:r w:rsidR="007439FF">
          <w:rPr>
            <w:noProof/>
            <w:webHidden/>
          </w:rPr>
          <w:fldChar w:fldCharType="begin"/>
        </w:r>
        <w:r w:rsidR="007439FF">
          <w:rPr>
            <w:noProof/>
            <w:webHidden/>
          </w:rPr>
          <w:instrText xml:space="preserve"> PAGEREF _Toc288385615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16" w:history="1">
        <w:r w:rsidR="007439FF" w:rsidRPr="000B2DA7">
          <w:rPr>
            <w:rStyle w:val="Hyperlink"/>
            <w:noProof/>
          </w:rPr>
          <w:t>10.2.</w:t>
        </w:r>
        <w:r w:rsidR="007439FF">
          <w:rPr>
            <w:rFonts w:ascii="Times New Roman" w:eastAsia="PMingLiU" w:hAnsi="Times New Roman"/>
            <w:noProof/>
            <w:sz w:val="24"/>
            <w:szCs w:val="24"/>
            <w:lang w:eastAsia="zh-TW"/>
          </w:rPr>
          <w:tab/>
        </w:r>
        <w:r w:rsidR="007439FF" w:rsidRPr="000B2DA7">
          <w:rPr>
            <w:rStyle w:val="Hyperlink"/>
            <w:noProof/>
          </w:rPr>
          <w:t>Prototyping.</w:t>
        </w:r>
        <w:r w:rsidR="007439FF">
          <w:rPr>
            <w:noProof/>
            <w:webHidden/>
          </w:rPr>
          <w:tab/>
        </w:r>
        <w:r w:rsidR="007439FF">
          <w:rPr>
            <w:noProof/>
            <w:webHidden/>
          </w:rPr>
          <w:fldChar w:fldCharType="begin"/>
        </w:r>
        <w:r w:rsidR="007439FF">
          <w:rPr>
            <w:noProof/>
            <w:webHidden/>
          </w:rPr>
          <w:instrText xml:space="preserve"> PAGEREF _Toc288385616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17" w:history="1">
        <w:r w:rsidR="007439FF" w:rsidRPr="000B2DA7">
          <w:rPr>
            <w:rStyle w:val="Hyperlink"/>
            <w:noProof/>
          </w:rPr>
          <w:t>10.3.</w:t>
        </w:r>
        <w:r w:rsidR="007439FF">
          <w:rPr>
            <w:rFonts w:ascii="Times New Roman" w:eastAsia="PMingLiU" w:hAnsi="Times New Roman"/>
            <w:noProof/>
            <w:sz w:val="24"/>
            <w:szCs w:val="24"/>
            <w:lang w:eastAsia="zh-TW"/>
          </w:rPr>
          <w:tab/>
        </w:r>
        <w:r w:rsidR="007439FF" w:rsidRPr="000B2DA7">
          <w:rPr>
            <w:rStyle w:val="Hyperlink"/>
            <w:noProof/>
          </w:rPr>
          <w:t>System Specification.</w:t>
        </w:r>
        <w:r w:rsidR="007439FF">
          <w:rPr>
            <w:noProof/>
            <w:webHidden/>
          </w:rPr>
          <w:tab/>
        </w:r>
        <w:r w:rsidR="007439FF">
          <w:rPr>
            <w:noProof/>
            <w:webHidden/>
          </w:rPr>
          <w:fldChar w:fldCharType="begin"/>
        </w:r>
        <w:r w:rsidR="007439FF">
          <w:rPr>
            <w:noProof/>
            <w:webHidden/>
          </w:rPr>
          <w:instrText xml:space="preserve"> PAGEREF _Toc288385617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18" w:history="1">
        <w:r w:rsidR="007439FF" w:rsidRPr="000B2DA7">
          <w:rPr>
            <w:rStyle w:val="Hyperlink"/>
            <w:noProof/>
          </w:rPr>
          <w:t>10.4.</w:t>
        </w:r>
        <w:r w:rsidR="007439FF">
          <w:rPr>
            <w:rFonts w:ascii="Times New Roman" w:eastAsia="PMingLiU" w:hAnsi="Times New Roman"/>
            <w:noProof/>
            <w:sz w:val="24"/>
            <w:szCs w:val="24"/>
            <w:lang w:eastAsia="zh-TW"/>
          </w:rPr>
          <w:tab/>
        </w:r>
        <w:r w:rsidR="007439FF" w:rsidRPr="000B2DA7">
          <w:rPr>
            <w:rStyle w:val="Hyperlink"/>
            <w:noProof/>
          </w:rPr>
          <w:t>Enhancement Specification.</w:t>
        </w:r>
        <w:r w:rsidR="007439FF">
          <w:rPr>
            <w:noProof/>
            <w:webHidden/>
          </w:rPr>
          <w:tab/>
        </w:r>
        <w:r w:rsidR="007439FF">
          <w:rPr>
            <w:noProof/>
            <w:webHidden/>
          </w:rPr>
          <w:fldChar w:fldCharType="begin"/>
        </w:r>
        <w:r w:rsidR="007439FF">
          <w:rPr>
            <w:noProof/>
            <w:webHidden/>
          </w:rPr>
          <w:instrText xml:space="preserve"> PAGEREF _Toc288385618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19" w:history="1">
        <w:r w:rsidR="007439FF" w:rsidRPr="000B2DA7">
          <w:rPr>
            <w:rStyle w:val="Hyperlink"/>
            <w:noProof/>
          </w:rPr>
          <w:t>10.5.</w:t>
        </w:r>
        <w:r w:rsidR="007439FF">
          <w:rPr>
            <w:rFonts w:ascii="Times New Roman" w:eastAsia="PMingLiU" w:hAnsi="Times New Roman"/>
            <w:noProof/>
            <w:sz w:val="24"/>
            <w:szCs w:val="24"/>
            <w:lang w:eastAsia="zh-TW"/>
          </w:rPr>
          <w:tab/>
        </w:r>
        <w:r w:rsidR="007439FF" w:rsidRPr="000B2DA7">
          <w:rPr>
            <w:rStyle w:val="Hyperlink"/>
            <w:noProof/>
          </w:rPr>
          <w:t>User Trial Plan.</w:t>
        </w:r>
        <w:r w:rsidR="007439FF">
          <w:rPr>
            <w:noProof/>
            <w:webHidden/>
          </w:rPr>
          <w:tab/>
        </w:r>
        <w:r w:rsidR="007439FF">
          <w:rPr>
            <w:noProof/>
            <w:webHidden/>
          </w:rPr>
          <w:fldChar w:fldCharType="begin"/>
        </w:r>
        <w:r w:rsidR="007439FF">
          <w:rPr>
            <w:noProof/>
            <w:webHidden/>
          </w:rPr>
          <w:instrText xml:space="preserve"> PAGEREF _Toc288385619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20" w:history="1">
        <w:r w:rsidR="007439FF" w:rsidRPr="000B2DA7">
          <w:rPr>
            <w:rStyle w:val="Hyperlink"/>
            <w:noProof/>
          </w:rPr>
          <w:t>10.6.</w:t>
        </w:r>
        <w:r w:rsidR="007439FF">
          <w:rPr>
            <w:rFonts w:ascii="Times New Roman" w:eastAsia="PMingLiU" w:hAnsi="Times New Roman"/>
            <w:noProof/>
            <w:sz w:val="24"/>
            <w:szCs w:val="24"/>
            <w:lang w:eastAsia="zh-TW"/>
          </w:rPr>
          <w:tab/>
        </w:r>
        <w:r w:rsidR="007439FF" w:rsidRPr="000B2DA7">
          <w:rPr>
            <w:rStyle w:val="Hyperlink"/>
            <w:noProof/>
          </w:rPr>
          <w:t>User’s Manual.</w:t>
        </w:r>
        <w:r w:rsidR="007439FF">
          <w:rPr>
            <w:noProof/>
            <w:webHidden/>
          </w:rPr>
          <w:tab/>
        </w:r>
        <w:r w:rsidR="007439FF">
          <w:rPr>
            <w:noProof/>
            <w:webHidden/>
          </w:rPr>
          <w:fldChar w:fldCharType="begin"/>
        </w:r>
        <w:r w:rsidR="007439FF">
          <w:rPr>
            <w:noProof/>
            <w:webHidden/>
          </w:rPr>
          <w:instrText xml:space="preserve"> PAGEREF _Toc288385620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21" w:history="1">
        <w:r w:rsidR="007439FF" w:rsidRPr="000B2DA7">
          <w:rPr>
            <w:rStyle w:val="Hyperlink"/>
            <w:noProof/>
          </w:rPr>
          <w:t>10.7.</w:t>
        </w:r>
        <w:r w:rsidR="007439FF">
          <w:rPr>
            <w:rFonts w:ascii="Times New Roman" w:eastAsia="PMingLiU" w:hAnsi="Times New Roman"/>
            <w:noProof/>
            <w:sz w:val="24"/>
            <w:szCs w:val="24"/>
            <w:lang w:eastAsia="zh-TW"/>
          </w:rPr>
          <w:tab/>
        </w:r>
        <w:r w:rsidR="007439FF" w:rsidRPr="000B2DA7">
          <w:rPr>
            <w:rStyle w:val="Hyperlink"/>
            <w:noProof/>
          </w:rPr>
          <w:t>Acceptance of the Software.</w:t>
        </w:r>
        <w:r w:rsidR="007439FF">
          <w:rPr>
            <w:noProof/>
            <w:webHidden/>
          </w:rPr>
          <w:tab/>
        </w:r>
        <w:r w:rsidR="007439FF">
          <w:rPr>
            <w:noProof/>
            <w:webHidden/>
          </w:rPr>
          <w:fldChar w:fldCharType="begin"/>
        </w:r>
        <w:r w:rsidR="007439FF">
          <w:rPr>
            <w:noProof/>
            <w:webHidden/>
          </w:rPr>
          <w:instrText xml:space="preserve"> PAGEREF _Toc288385621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4000D4">
      <w:pPr>
        <w:pStyle w:val="TOC1"/>
        <w:tabs>
          <w:tab w:val="right" w:leader="dot" w:pos="9016"/>
        </w:tabs>
        <w:rPr>
          <w:rFonts w:ascii="Times New Roman" w:eastAsia="PMingLiU" w:hAnsi="Times New Roman"/>
          <w:noProof/>
          <w:sz w:val="24"/>
          <w:szCs w:val="24"/>
          <w:lang w:eastAsia="zh-TW"/>
        </w:rPr>
      </w:pPr>
      <w:hyperlink w:anchor="_Toc288385622" w:history="1">
        <w:r w:rsidR="007439FF" w:rsidRPr="000B2DA7">
          <w:rPr>
            <w:rStyle w:val="Hyperlink"/>
            <w:noProof/>
          </w:rPr>
          <w:t>Appendix A: PROJECT PROFORMA.</w:t>
        </w:r>
        <w:r w:rsidR="007439FF">
          <w:rPr>
            <w:noProof/>
            <w:webHidden/>
          </w:rPr>
          <w:tab/>
        </w:r>
        <w:r w:rsidR="007439FF">
          <w:rPr>
            <w:noProof/>
            <w:webHidden/>
          </w:rPr>
          <w:fldChar w:fldCharType="begin"/>
        </w:r>
        <w:r w:rsidR="007439FF">
          <w:rPr>
            <w:noProof/>
            <w:webHidden/>
          </w:rPr>
          <w:instrText xml:space="preserve"> PAGEREF _Toc288385622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4000D4">
      <w:pPr>
        <w:pStyle w:val="TOC1"/>
        <w:tabs>
          <w:tab w:val="left" w:pos="1276"/>
          <w:tab w:val="right" w:leader="dot" w:pos="9016"/>
        </w:tabs>
        <w:rPr>
          <w:rFonts w:ascii="Times New Roman" w:eastAsia="PMingLiU" w:hAnsi="Times New Roman"/>
          <w:noProof/>
          <w:sz w:val="24"/>
          <w:szCs w:val="24"/>
          <w:lang w:eastAsia="zh-TW"/>
        </w:rPr>
      </w:pPr>
      <w:hyperlink w:anchor="_Toc288385623" w:history="1">
        <w:r w:rsidR="007439FF" w:rsidRPr="000B2DA7">
          <w:rPr>
            <w:rStyle w:val="Hyperlink"/>
            <w:noProof/>
          </w:rPr>
          <w:t>Appendix B</w:t>
        </w:r>
        <w:r w:rsidR="007439FF">
          <w:rPr>
            <w:rFonts w:ascii="Times New Roman" w:eastAsia="PMingLiU" w:hAnsi="Times New Roman"/>
            <w:noProof/>
            <w:sz w:val="24"/>
            <w:szCs w:val="24"/>
            <w:lang w:eastAsia="zh-TW"/>
          </w:rPr>
          <w:tab/>
        </w:r>
        <w:r w:rsidR="007439FF" w:rsidRPr="000B2DA7">
          <w:rPr>
            <w:rStyle w:val="Hyperlink"/>
            <w:noProof/>
          </w:rPr>
          <w:t>STAFF TERMS OF REFERENCE.</w:t>
        </w:r>
        <w:r w:rsidR="007439FF">
          <w:rPr>
            <w:noProof/>
            <w:webHidden/>
          </w:rPr>
          <w:tab/>
        </w:r>
        <w:r w:rsidR="007439FF">
          <w:rPr>
            <w:noProof/>
            <w:webHidden/>
          </w:rPr>
          <w:fldChar w:fldCharType="begin"/>
        </w:r>
        <w:r w:rsidR="007439FF">
          <w:rPr>
            <w:noProof/>
            <w:webHidden/>
          </w:rPr>
          <w:instrText xml:space="preserve"> PAGEREF _Toc288385623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24" w:history="1">
        <w:r w:rsidR="007439FF" w:rsidRPr="000B2DA7">
          <w:rPr>
            <w:rStyle w:val="Hyperlink"/>
            <w:noProof/>
          </w:rPr>
          <w:t>B.1</w:t>
        </w:r>
        <w:r w:rsidR="007439FF">
          <w:rPr>
            <w:rFonts w:ascii="Times New Roman" w:eastAsia="PMingLiU" w:hAnsi="Times New Roman"/>
            <w:noProof/>
            <w:sz w:val="24"/>
            <w:szCs w:val="24"/>
            <w:lang w:eastAsia="zh-TW"/>
          </w:rPr>
          <w:tab/>
        </w:r>
        <w:r w:rsidR="007439FF" w:rsidRPr="000B2DA7">
          <w:rPr>
            <w:rStyle w:val="Hyperlink"/>
            <w:noProof/>
          </w:rPr>
          <w:t>PROJECT MANAGER – Tran Ba Tien</w:t>
        </w:r>
        <w:r w:rsidR="007439FF">
          <w:rPr>
            <w:noProof/>
            <w:webHidden/>
          </w:rPr>
          <w:tab/>
        </w:r>
        <w:r w:rsidR="007439FF">
          <w:rPr>
            <w:noProof/>
            <w:webHidden/>
          </w:rPr>
          <w:fldChar w:fldCharType="begin"/>
        </w:r>
        <w:r w:rsidR="007439FF">
          <w:rPr>
            <w:noProof/>
            <w:webHidden/>
          </w:rPr>
          <w:instrText xml:space="preserve"> PAGEREF _Toc288385624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25" w:history="1">
        <w:r w:rsidR="007439FF" w:rsidRPr="000B2DA7">
          <w:rPr>
            <w:rStyle w:val="Hyperlink"/>
            <w:noProof/>
          </w:rPr>
          <w:t>B.2</w:t>
        </w:r>
        <w:r w:rsidR="007439FF">
          <w:rPr>
            <w:rFonts w:ascii="Times New Roman" w:eastAsia="PMingLiU" w:hAnsi="Times New Roman"/>
            <w:noProof/>
            <w:sz w:val="24"/>
            <w:szCs w:val="24"/>
            <w:lang w:eastAsia="zh-TW"/>
          </w:rPr>
          <w:tab/>
        </w:r>
        <w:r w:rsidR="007439FF" w:rsidRPr="000B2DA7">
          <w:rPr>
            <w:rStyle w:val="Hyperlink"/>
            <w:noProof/>
          </w:rPr>
          <w:t>PROJECT MANAGER  - Howard</w:t>
        </w:r>
        <w:r w:rsidR="007439FF">
          <w:rPr>
            <w:noProof/>
            <w:webHidden/>
          </w:rPr>
          <w:tab/>
        </w:r>
        <w:r w:rsidR="007439FF">
          <w:rPr>
            <w:noProof/>
            <w:webHidden/>
          </w:rPr>
          <w:fldChar w:fldCharType="begin"/>
        </w:r>
        <w:r w:rsidR="007439FF">
          <w:rPr>
            <w:noProof/>
            <w:webHidden/>
          </w:rPr>
          <w:instrText xml:space="preserve"> PAGEREF _Toc288385625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4000D4">
      <w:pPr>
        <w:pStyle w:val="TOC2"/>
        <w:rPr>
          <w:rFonts w:ascii="Times New Roman" w:eastAsia="PMingLiU" w:hAnsi="Times New Roman"/>
          <w:noProof/>
          <w:sz w:val="24"/>
          <w:szCs w:val="24"/>
          <w:lang w:eastAsia="zh-TW"/>
        </w:rPr>
      </w:pPr>
      <w:hyperlink w:anchor="_Toc288385626" w:history="1">
        <w:r w:rsidR="007439FF" w:rsidRPr="000B2DA7">
          <w:rPr>
            <w:rStyle w:val="Hyperlink"/>
            <w:noProof/>
          </w:rPr>
          <w:t>B.3</w:t>
        </w:r>
        <w:r w:rsidR="007439FF">
          <w:rPr>
            <w:rFonts w:ascii="Times New Roman" w:eastAsia="PMingLiU" w:hAnsi="Times New Roman"/>
            <w:noProof/>
            <w:sz w:val="24"/>
            <w:szCs w:val="24"/>
            <w:lang w:eastAsia="zh-TW"/>
          </w:rPr>
          <w:tab/>
        </w:r>
        <w:r w:rsidR="007439FF" w:rsidRPr="000B2DA7">
          <w:rPr>
            <w:rStyle w:val="Hyperlink"/>
            <w:noProof/>
          </w:rPr>
          <w:t>PROJECT LEADER - Siew Heng.</w:t>
        </w:r>
        <w:r w:rsidR="007439FF">
          <w:rPr>
            <w:noProof/>
            <w:webHidden/>
          </w:rPr>
          <w:tab/>
        </w:r>
        <w:r w:rsidR="007439FF">
          <w:rPr>
            <w:noProof/>
            <w:webHidden/>
          </w:rPr>
          <w:fldChar w:fldCharType="begin"/>
        </w:r>
        <w:r w:rsidR="007439FF">
          <w:rPr>
            <w:noProof/>
            <w:webHidden/>
          </w:rPr>
          <w:instrText xml:space="preserve"> PAGEREF _Toc288385626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4000D4">
      <w:pPr>
        <w:pStyle w:val="TOC1"/>
        <w:tabs>
          <w:tab w:val="right" w:leader="dot" w:pos="9016"/>
        </w:tabs>
        <w:rPr>
          <w:rFonts w:ascii="Times New Roman" w:eastAsia="PMingLiU" w:hAnsi="Times New Roman"/>
          <w:noProof/>
          <w:sz w:val="24"/>
          <w:szCs w:val="24"/>
          <w:lang w:eastAsia="zh-TW"/>
        </w:rPr>
      </w:pPr>
      <w:hyperlink w:anchor="_Toc288385627" w:history="1">
        <w:r w:rsidR="007439FF" w:rsidRPr="000B2DA7">
          <w:rPr>
            <w:rStyle w:val="Hyperlink"/>
            <w:noProof/>
          </w:rPr>
          <w:t>Appendix C: Educational Community License</w:t>
        </w:r>
        <w:r w:rsidR="007439FF">
          <w:rPr>
            <w:noProof/>
            <w:webHidden/>
          </w:rPr>
          <w:tab/>
        </w:r>
        <w:r w:rsidR="007439FF">
          <w:rPr>
            <w:noProof/>
            <w:webHidden/>
          </w:rPr>
          <w:fldChar w:fldCharType="begin"/>
        </w:r>
        <w:r w:rsidR="007439FF">
          <w:rPr>
            <w:noProof/>
            <w:webHidden/>
          </w:rPr>
          <w:instrText xml:space="preserve"> PAGEREF _Toc288385627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7439FF">
      <w:r>
        <w:fldChar w:fldCharType="end"/>
      </w:r>
    </w:p>
    <w:p w:rsidR="007439FF" w:rsidRDefault="007439FF" w:rsidP="00232FDA">
      <w:pPr>
        <w:sectPr w:rsidR="007439FF"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7439FF" w:rsidRDefault="007439FF" w:rsidP="00D01995">
      <w:pPr>
        <w:pStyle w:val="Heading1"/>
      </w:pPr>
      <w:bookmarkStart w:id="28" w:name="_Toc288385568"/>
      <w:r>
        <w:lastRenderedPageBreak/>
        <w:t>1.0</w:t>
      </w:r>
      <w:r>
        <w:tab/>
        <w:t>INTRODUCTION</w:t>
      </w:r>
      <w:bookmarkEnd w:id="28"/>
    </w:p>
    <w:p w:rsidR="007439FF" w:rsidRDefault="007439FF" w:rsidP="00953EE9">
      <w:pPr>
        <w:ind w:left="720"/>
        <w:jc w:val="both"/>
      </w:pPr>
      <w:r>
        <w:t xml:space="preserve">Golden Gravure is one of the leading providers of printing cylinders in </w:t>
      </w:r>
      <w:smartTag w:uri="urn:schemas-microsoft-com:office:smarttags" w:element="place">
        <w:smartTag w:uri="urn:schemas-microsoft-com:office:smarttags" w:element="country-region">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7439FF" w:rsidRDefault="007439FF" w:rsidP="00953EE9">
      <w:pPr>
        <w:ind w:firstLine="720"/>
      </w:pPr>
      <w:r>
        <w:t>Golden Gravure would like to have an integrated IT system that can:</w:t>
      </w:r>
    </w:p>
    <w:p w:rsidR="007439FF" w:rsidRDefault="007439FF" w:rsidP="00146144">
      <w:pPr>
        <w:pStyle w:val="ListParagraph"/>
        <w:numPr>
          <w:ilvl w:val="0"/>
          <w:numId w:val="2"/>
          <w:numberingChange w:id="29" w:author="Tran Ba Tien" w:date="2011-03-20T12:58:00Z" w:original=""/>
        </w:numPr>
      </w:pPr>
      <w:r>
        <w:t>Manage the main manufacturing process, i.e. sales orders and cylinders.</w:t>
      </w:r>
    </w:p>
    <w:p w:rsidR="007439FF" w:rsidRDefault="007439FF" w:rsidP="00953EE9">
      <w:pPr>
        <w:pStyle w:val="ListParagraph"/>
        <w:numPr>
          <w:ilvl w:val="0"/>
          <w:numId w:val="2"/>
          <w:numberingChange w:id="30" w:author="Tran Ba Tien" w:date="2011-03-20T12:58:00Z" w:original=""/>
        </w:numPr>
      </w:pPr>
      <w:r>
        <w:t>Benchmark employees’ performance to calculate bonuses.</w:t>
      </w:r>
    </w:p>
    <w:p w:rsidR="007439FF" w:rsidRDefault="007439FF" w:rsidP="00953EE9">
      <w:pPr>
        <w:pStyle w:val="ListParagraph"/>
        <w:numPr>
          <w:ilvl w:val="0"/>
          <w:numId w:val="2"/>
          <w:numberingChange w:id="31" w:author="Tran Ba Tien" w:date="2011-03-20T12:58:00Z" w:original=""/>
        </w:numPr>
      </w:pPr>
      <w:r>
        <w:t>Give management reporting tools for daily operations.</w:t>
      </w:r>
    </w:p>
    <w:p w:rsidR="007439FF" w:rsidRDefault="007439FF" w:rsidP="00953EE9">
      <w:pPr>
        <w:pStyle w:val="ListParagraph"/>
        <w:numPr>
          <w:ilvl w:val="0"/>
          <w:numId w:val="2"/>
          <w:numberingChange w:id="32" w:author="Tran Ba Tien" w:date="2011-03-20T12:58:00Z" w:original=""/>
        </w:numPr>
      </w:pPr>
      <w:r>
        <w:t>Be easy to maintain and to add new features in the future.</w:t>
      </w:r>
    </w:p>
    <w:p w:rsidR="007439FF" w:rsidRDefault="007439FF" w:rsidP="00953EE9">
      <w:pPr>
        <w:pStyle w:val="Heading2"/>
      </w:pPr>
      <w:bookmarkStart w:id="33" w:name="_Toc288385569"/>
      <w:r>
        <w:t>1.1</w:t>
      </w:r>
      <w:r>
        <w:tab/>
        <w:t>Purpose</w:t>
      </w:r>
      <w:bookmarkEnd w:id="33"/>
    </w:p>
    <w:p w:rsidR="007439FF" w:rsidRDefault="007439F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7439FF" w:rsidRDefault="007439FF" w:rsidP="007830DB">
      <w:pPr>
        <w:pStyle w:val="Heading2"/>
      </w:pPr>
      <w:bookmarkStart w:id="34" w:name="_Toc288385570"/>
      <w:r>
        <w:t>1.2</w:t>
      </w:r>
      <w:r>
        <w:tab/>
        <w:t>Audience</w:t>
      </w:r>
      <w:bookmarkEnd w:id="34"/>
    </w:p>
    <w:p w:rsidR="007439FF" w:rsidRDefault="007439F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7439FF" w:rsidRDefault="007439FF" w:rsidP="00192ECE">
      <w:pPr>
        <w:pStyle w:val="Heading2"/>
      </w:pPr>
      <w:bookmarkStart w:id="35" w:name="_Toc288385571"/>
      <w:r>
        <w:t>1.3</w:t>
      </w:r>
      <w:r>
        <w:tab/>
        <w:t>Organization</w:t>
      </w:r>
      <w:bookmarkEnd w:id="35"/>
    </w:p>
    <w:p w:rsidR="007439FF" w:rsidRDefault="007439F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7439FF" w:rsidRDefault="007439F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7439FF" w:rsidRDefault="007439FF" w:rsidP="003E1EDD">
      <w:pPr>
        <w:pStyle w:val="Heading2"/>
      </w:pPr>
      <w:bookmarkStart w:id="36" w:name="_Toc288385572"/>
      <w:r>
        <w:t>1.4</w:t>
      </w:r>
      <w:r>
        <w:tab/>
        <w:t>References</w:t>
      </w:r>
      <w:bookmarkEnd w:id="36"/>
    </w:p>
    <w:p w:rsidR="007439FF" w:rsidRDefault="007439FF" w:rsidP="00146144">
      <w:pPr>
        <w:ind w:left="720"/>
        <w:jc w:val="both"/>
      </w:pPr>
      <w:r>
        <w:t>To fully understand this document, the reader should also be familiar with the following documents:</w:t>
      </w:r>
    </w:p>
    <w:p w:rsidR="007439FF" w:rsidRDefault="007439FF" w:rsidP="00146144">
      <w:pPr>
        <w:pStyle w:val="ListParagraph"/>
        <w:numPr>
          <w:ilvl w:val="0"/>
          <w:numId w:val="3"/>
          <w:numberingChange w:id="37" w:author="Tran Ba Tien" w:date="2011-03-20T12:58:00Z" w:original=""/>
        </w:numPr>
        <w:jc w:val="both"/>
      </w:pPr>
      <w:r>
        <w:t>The COMS Project Plan (reference GG/COMS/MP.1/v1.0)</w:t>
      </w:r>
    </w:p>
    <w:p w:rsidR="007439FF" w:rsidRDefault="007439FF">
      <w:r>
        <w:br w:type="page"/>
      </w:r>
    </w:p>
    <w:p w:rsidR="007439FF" w:rsidRDefault="007439FF" w:rsidP="00146144">
      <w:pPr>
        <w:pStyle w:val="Heading1"/>
      </w:pPr>
      <w:bookmarkStart w:id="38" w:name="_Toc288385573"/>
      <w:r>
        <w:t>2.0</w:t>
      </w:r>
      <w:r>
        <w:tab/>
        <w:t>PROJECT ORGANIZATION</w:t>
      </w:r>
      <w:bookmarkEnd w:id="38"/>
    </w:p>
    <w:p w:rsidR="007439FF" w:rsidRDefault="007439F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7439FF" w:rsidRDefault="007439F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7439FF" w:rsidRDefault="007439FF" w:rsidP="008E621B">
      <w:pPr>
        <w:ind w:left="720"/>
        <w:jc w:val="both"/>
      </w:pPr>
    </w:p>
    <w:p w:rsidR="007439FF" w:rsidRDefault="00EC3F4B"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98.9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7439FF" w:rsidRDefault="007439FF" w:rsidP="008E621B">
      <w:pPr>
        <w:ind w:left="720"/>
        <w:jc w:val="both"/>
      </w:pPr>
      <w:r>
        <w:t>Figure 2.1: Project Organization</w:t>
      </w:r>
    </w:p>
    <w:p w:rsidR="007439FF" w:rsidRDefault="007439FF">
      <w:pPr>
        <w:rPr>
          <w:rFonts w:ascii="Cambria" w:hAnsi="Cambria"/>
          <w:b/>
          <w:bCs/>
          <w:color w:val="365F91"/>
          <w:sz w:val="28"/>
          <w:szCs w:val="28"/>
        </w:rPr>
      </w:pPr>
      <w:r>
        <w:br w:type="page"/>
      </w:r>
    </w:p>
    <w:p w:rsidR="007439FF" w:rsidRDefault="007439FF" w:rsidP="009F4FFC">
      <w:pPr>
        <w:pStyle w:val="Heading1"/>
      </w:pPr>
      <w:bookmarkStart w:id="39" w:name="_Toc288385574"/>
      <w:r>
        <w:t>3.0</w:t>
      </w:r>
      <w:r>
        <w:tab/>
        <w:t>LIAISON WITH CLIENT</w:t>
      </w:r>
      <w:bookmarkEnd w:id="39"/>
    </w:p>
    <w:p w:rsidR="007439FF" w:rsidRDefault="007439F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7439F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Client</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r>
    </w:tbl>
    <w:p w:rsidR="007439FF" w:rsidRDefault="007439FF" w:rsidP="001F006B">
      <w:pPr>
        <w:jc w:val="both"/>
      </w:pPr>
      <w:r>
        <w:tab/>
        <w:t>Figure 3.1: Project / Client Liaison</w:t>
      </w:r>
    </w:p>
    <w:p w:rsidR="007439FF" w:rsidRDefault="007439FF">
      <w:pPr>
        <w:rPr>
          <w:rFonts w:ascii="Cambria" w:hAnsi="Cambria"/>
          <w:b/>
          <w:bCs/>
          <w:color w:val="365F91"/>
          <w:sz w:val="28"/>
          <w:szCs w:val="28"/>
        </w:rPr>
      </w:pPr>
      <w:r>
        <w:br w:type="page"/>
      </w:r>
    </w:p>
    <w:p w:rsidR="007439FF" w:rsidRDefault="007439FF" w:rsidP="00CC54AF">
      <w:pPr>
        <w:pStyle w:val="Heading1"/>
      </w:pPr>
      <w:bookmarkStart w:id="40" w:name="_Toc288385575"/>
      <w:r>
        <w:t>4.0</w:t>
      </w:r>
      <w:r>
        <w:tab/>
        <w:t>DOCUMENTATION ORGANIZATION</w:t>
      </w:r>
      <w:bookmarkEnd w:id="40"/>
    </w:p>
    <w:p w:rsidR="007439FF" w:rsidRDefault="007439FF" w:rsidP="00F36C81">
      <w:pPr>
        <w:ind w:left="720"/>
        <w:jc w:val="both"/>
      </w:pPr>
      <w:r>
        <w:t>The project documentation and media will be organized in a number of files as defined in the Project Filing Procedure (filed as GG/COMS/MQ.2/v1.0).</w:t>
      </w:r>
    </w:p>
    <w:p w:rsidR="007439FF" w:rsidRDefault="007439FF" w:rsidP="00F36C81">
      <w:pPr>
        <w:ind w:left="720"/>
        <w:jc w:val="both"/>
      </w:pPr>
      <w:r>
        <w:t>Files will be maintained up-to-date according to the procedures defined in Section 9.2. Three basic types of files will be maintained:</w:t>
      </w:r>
    </w:p>
    <w:p w:rsidR="007439FF" w:rsidRDefault="007439FF" w:rsidP="0048666F">
      <w:pPr>
        <w:pStyle w:val="ListParagraph"/>
        <w:numPr>
          <w:ilvl w:val="0"/>
          <w:numId w:val="4"/>
          <w:numberingChange w:id="41" w:author="Tran Ba Tien" w:date="2011-03-20T12:58:00Z" w:original="%1:1:0:."/>
        </w:numPr>
        <w:jc w:val="both"/>
      </w:pPr>
      <w:r>
        <w:t>Management files (softcopy)</w:t>
      </w:r>
    </w:p>
    <w:p w:rsidR="007439FF" w:rsidRDefault="007439FF" w:rsidP="0048666F">
      <w:pPr>
        <w:pStyle w:val="ListParagraph"/>
        <w:numPr>
          <w:ilvl w:val="0"/>
          <w:numId w:val="4"/>
          <w:numberingChange w:id="42" w:author="Tran Ba Tien" w:date="2011-03-20T12:58:00Z" w:original="%1:2:0:."/>
        </w:numPr>
        <w:jc w:val="both"/>
      </w:pPr>
      <w:r>
        <w:t>Technical files (softcopy)</w:t>
      </w:r>
    </w:p>
    <w:p w:rsidR="007439FF" w:rsidRDefault="007439FF" w:rsidP="0048666F">
      <w:pPr>
        <w:pStyle w:val="ListParagraph"/>
        <w:numPr>
          <w:ilvl w:val="0"/>
          <w:numId w:val="4"/>
          <w:numberingChange w:id="43" w:author="Tran Ba Tien" w:date="2011-03-20T12:58:00Z" w:original="%1:3:0:."/>
        </w:numPr>
        <w:jc w:val="both"/>
      </w:pPr>
      <w:r>
        <w:t>Software files (softcopy)</w:t>
      </w:r>
    </w:p>
    <w:p w:rsidR="007439FF" w:rsidRDefault="007439F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7439FF" w:rsidRDefault="007439FF" w:rsidP="008D7CD9">
      <w:pPr>
        <w:ind w:left="720"/>
        <w:jc w:val="both"/>
      </w:pPr>
      <w:r>
        <w:t>We are storing all files in Google Code (</w:t>
      </w:r>
      <w:hyperlink r:id="rId15" w:history="1">
        <w:r w:rsidRPr="00055A01">
          <w:rPr>
            <w:rStyle w:val="Hyperlink"/>
          </w:rPr>
          <w:t>http://code.google.com/</w:t>
        </w:r>
      </w:hyperlink>
      <w:r>
        <w:t>) under the “Educational Community License” (refer to Appendix C for the full license).</w:t>
      </w:r>
    </w:p>
    <w:p w:rsidR="007439FF" w:rsidRDefault="007439FF" w:rsidP="009F4FFC">
      <w:pPr>
        <w:ind w:left="720"/>
        <w:jc w:val="both"/>
      </w:pPr>
      <w:r>
        <w:t>The format and layout of the plans, specifications and user documentation will follow the same conventions as this quality plan.</w:t>
      </w:r>
    </w:p>
    <w:p w:rsidR="007439FF" w:rsidRPr="0009222E" w:rsidRDefault="007439FF" w:rsidP="0009222E">
      <w:pPr>
        <w:pStyle w:val="Heading2"/>
      </w:pPr>
      <w:bookmarkStart w:id="44" w:name="_Toc288385576"/>
      <w:r>
        <w:t>4.1</w:t>
      </w:r>
      <w:r>
        <w:tab/>
        <w:t>Management Files</w:t>
      </w:r>
      <w:bookmarkEnd w:id="44"/>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2263"/>
        <w:gridCol w:w="3696"/>
      </w:tblGrid>
      <w:tr w:rsidR="007439FF" w:rsidRPr="005A2EF4" w:rsidTr="005A2EF4">
        <w:tc>
          <w:tcPr>
            <w:tcW w:w="2263" w:type="dxa"/>
          </w:tcPr>
          <w:p w:rsidR="007439FF" w:rsidRPr="005A2EF4" w:rsidRDefault="007439FF" w:rsidP="005A2EF4">
            <w:pPr>
              <w:keepNext/>
              <w:spacing w:before="60" w:after="60" w:line="240" w:lineRule="auto"/>
              <w:rPr>
                <w:rFonts w:cs="Calibri"/>
                <w:b/>
              </w:rPr>
            </w:pPr>
            <w:r w:rsidRPr="005A2EF4">
              <w:rPr>
                <w:rFonts w:cs="Calibri"/>
                <w:b/>
              </w:rPr>
              <w:t>File Category</w:t>
            </w:r>
          </w:p>
        </w:tc>
        <w:tc>
          <w:tcPr>
            <w:tcW w:w="2263"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3696" w:type="dxa"/>
          </w:tcPr>
          <w:p w:rsidR="007439FF" w:rsidRPr="005A2EF4" w:rsidRDefault="007439FF" w:rsidP="005A2EF4">
            <w:pPr>
              <w:keepNext/>
              <w:spacing w:before="60" w:after="60" w:line="240" w:lineRule="auto"/>
              <w:rPr>
                <w:rFonts w:cs="Calibri"/>
                <w:b/>
              </w:rPr>
            </w:pPr>
            <w:r w:rsidRPr="005A2EF4">
              <w:rPr>
                <w:rFonts w:cs="Calibri"/>
                <w:b/>
              </w:rPr>
              <w:t>File Description</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Project</w:t>
            </w:r>
          </w:p>
          <w:p w:rsidR="007439FF" w:rsidRPr="005A2EF4" w:rsidRDefault="007439FF" w:rsidP="005A2EF4">
            <w:pPr>
              <w:keepNext/>
              <w:spacing w:before="60" w:after="60" w:line="240" w:lineRule="auto"/>
              <w:rPr>
                <w:rFonts w:cs="Calibri"/>
              </w:rPr>
            </w:pPr>
            <w:r w:rsidRPr="005A2EF4">
              <w:rPr>
                <w:rFonts w:cs="Calibri"/>
              </w:rPr>
              <w:t>Communication</w:t>
            </w:r>
          </w:p>
        </w:tc>
        <w:tc>
          <w:tcPr>
            <w:tcW w:w="2263" w:type="dxa"/>
          </w:tcPr>
          <w:p w:rsidR="007439FF" w:rsidRPr="005A2EF4" w:rsidRDefault="007439FF" w:rsidP="005A2EF4">
            <w:pPr>
              <w:keepNext/>
              <w:spacing w:before="60" w:after="60" w:line="240" w:lineRule="auto"/>
              <w:rPr>
                <w:rFonts w:cs="Calibri"/>
              </w:rPr>
            </w:pPr>
            <w:r w:rsidRPr="005A2EF4">
              <w:rPr>
                <w:rFonts w:cs="Calibri"/>
              </w:rPr>
              <w:t>GG/COMS/MC.1</w:t>
            </w:r>
          </w:p>
        </w:tc>
        <w:tc>
          <w:tcPr>
            <w:tcW w:w="3696" w:type="dxa"/>
          </w:tcPr>
          <w:p w:rsidR="007439FF" w:rsidRPr="005A2EF4" w:rsidRDefault="007439FF" w:rsidP="005A2EF4">
            <w:pPr>
              <w:keepNext/>
              <w:spacing w:before="60" w:after="60" w:line="240" w:lineRule="auto"/>
              <w:rPr>
                <w:rFonts w:cs="Calibri"/>
              </w:rPr>
            </w:pPr>
            <w:r w:rsidRPr="005A2EF4">
              <w:rPr>
                <w:rFonts w:cs="Calibri"/>
              </w:rPr>
              <w:t>External Correspondence</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GG/COMS/MC.2</w:t>
            </w:r>
          </w:p>
        </w:tc>
        <w:tc>
          <w:tcPr>
            <w:tcW w:w="3696" w:type="dxa"/>
          </w:tcPr>
          <w:p w:rsidR="007439FF" w:rsidRPr="005A2EF4" w:rsidRDefault="007439FF" w:rsidP="005A2EF4">
            <w:pPr>
              <w:keepNext/>
              <w:spacing w:before="60" w:after="60" w:line="240" w:lineRule="auto"/>
              <w:rPr>
                <w:rFonts w:cs="Calibri"/>
              </w:rPr>
            </w:pPr>
            <w:r w:rsidRPr="005A2EF4">
              <w:rPr>
                <w:rFonts w:cs="Calibri"/>
              </w:rPr>
              <w:t>Internal Correspondence</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GG/COMS/MI.1</w:t>
            </w:r>
          </w:p>
        </w:tc>
        <w:tc>
          <w:tcPr>
            <w:tcW w:w="3696" w:type="dxa"/>
          </w:tcPr>
          <w:p w:rsidR="007439FF" w:rsidRPr="005A2EF4" w:rsidRDefault="007439FF" w:rsidP="005A2EF4">
            <w:pPr>
              <w:keepNext/>
              <w:spacing w:before="60" w:after="60" w:line="240" w:lineRule="auto"/>
              <w:rPr>
                <w:rFonts w:cs="Calibri"/>
              </w:rPr>
            </w:pPr>
            <w:r w:rsidRPr="005A2EF4">
              <w:rPr>
                <w:rFonts w:cs="Calibri"/>
              </w:rPr>
              <w:t>Work Instruction Forms (WIFs)</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GG/COMS/ML.1</w:t>
            </w:r>
          </w:p>
        </w:tc>
        <w:tc>
          <w:tcPr>
            <w:tcW w:w="3696" w:type="dxa"/>
          </w:tcPr>
          <w:p w:rsidR="007439FF" w:rsidRPr="005A2EF4" w:rsidRDefault="007439FF" w:rsidP="005A2EF4">
            <w:pPr>
              <w:keepNext/>
              <w:spacing w:before="60" w:after="60" w:line="240" w:lineRule="auto"/>
              <w:rPr>
                <w:rFonts w:cs="Calibri"/>
              </w:rPr>
            </w:pPr>
            <w:r w:rsidRPr="005A2EF4">
              <w:rPr>
                <w:rFonts w:cs="Calibri"/>
              </w:rPr>
              <w:t>Project Log</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GG/COMS/MM.1</w:t>
            </w:r>
          </w:p>
        </w:tc>
        <w:tc>
          <w:tcPr>
            <w:tcW w:w="3696" w:type="dxa"/>
          </w:tcPr>
          <w:p w:rsidR="007439FF" w:rsidRPr="005A2EF4" w:rsidRDefault="007439FF" w:rsidP="005A2EF4">
            <w:pPr>
              <w:keepNext/>
              <w:spacing w:before="60" w:after="60" w:line="240" w:lineRule="auto"/>
              <w:rPr>
                <w:rFonts w:cs="Calibri"/>
              </w:rPr>
            </w:pPr>
            <w:r w:rsidRPr="005A2EF4">
              <w:rPr>
                <w:rFonts w:cs="Calibri"/>
              </w:rPr>
              <w:t>Meeting Minutes</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Plans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GG/COMS/MP.1</w:t>
            </w:r>
          </w:p>
        </w:tc>
        <w:tc>
          <w:tcPr>
            <w:tcW w:w="3696" w:type="dxa"/>
          </w:tcPr>
          <w:p w:rsidR="007439FF" w:rsidRPr="005A2EF4" w:rsidRDefault="007439FF" w:rsidP="005A2EF4">
            <w:pPr>
              <w:keepNext/>
              <w:spacing w:before="60" w:after="60" w:line="240" w:lineRule="auto"/>
              <w:rPr>
                <w:rFonts w:cs="Calibri"/>
              </w:rPr>
            </w:pPr>
            <w:r w:rsidRPr="005A2EF4">
              <w:rPr>
                <w:rFonts w:cs="Calibri"/>
              </w:rPr>
              <w:t>Project Plan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GG/COMS/MP.2</w:t>
            </w:r>
          </w:p>
        </w:tc>
        <w:tc>
          <w:tcPr>
            <w:tcW w:w="3696" w:type="dxa"/>
          </w:tcPr>
          <w:p w:rsidR="007439FF" w:rsidRPr="005A2EF4" w:rsidRDefault="007439FF" w:rsidP="005A2EF4">
            <w:pPr>
              <w:keepNext/>
              <w:spacing w:before="60" w:after="60" w:line="240" w:lineRule="auto"/>
              <w:rPr>
                <w:rFonts w:cs="Calibri"/>
              </w:rPr>
            </w:pPr>
            <w:r w:rsidRPr="005A2EF4">
              <w:rPr>
                <w:rFonts w:cs="Calibri"/>
              </w:rPr>
              <w:t>System Test Plan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GG/COMS/MP.3</w:t>
            </w:r>
          </w:p>
        </w:tc>
        <w:tc>
          <w:tcPr>
            <w:tcW w:w="3696" w:type="dxa"/>
          </w:tcPr>
          <w:p w:rsidR="007439FF" w:rsidRPr="005A2EF4" w:rsidRDefault="007439FF" w:rsidP="005A2EF4">
            <w:pPr>
              <w:keepNext/>
              <w:spacing w:before="60" w:after="60" w:line="240" w:lineRule="auto"/>
              <w:rPr>
                <w:rFonts w:cs="Calibri"/>
              </w:rPr>
            </w:pPr>
            <w:r w:rsidRPr="005A2EF4">
              <w:rPr>
                <w:rFonts w:cs="Calibri"/>
              </w:rPr>
              <w:t>User Trial Plan</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Quality</w:t>
            </w:r>
          </w:p>
        </w:tc>
        <w:tc>
          <w:tcPr>
            <w:tcW w:w="2263" w:type="dxa"/>
          </w:tcPr>
          <w:p w:rsidR="007439FF" w:rsidRPr="005A2EF4" w:rsidRDefault="007439FF" w:rsidP="005A2EF4">
            <w:pPr>
              <w:keepNext/>
              <w:spacing w:before="60" w:after="60" w:line="240" w:lineRule="auto"/>
              <w:rPr>
                <w:rFonts w:cs="Calibri"/>
              </w:rPr>
            </w:pPr>
            <w:r w:rsidRPr="005A2EF4">
              <w:rPr>
                <w:rFonts w:cs="Calibri"/>
              </w:rPr>
              <w:t>GG/COMS/MQ.1</w:t>
            </w:r>
          </w:p>
        </w:tc>
        <w:tc>
          <w:tcPr>
            <w:tcW w:w="3696" w:type="dxa"/>
          </w:tcPr>
          <w:p w:rsidR="007439FF" w:rsidRPr="005A2EF4" w:rsidRDefault="007439FF" w:rsidP="005A2EF4">
            <w:pPr>
              <w:keepNext/>
              <w:spacing w:before="60" w:after="60" w:line="240" w:lineRule="auto"/>
              <w:rPr>
                <w:rFonts w:cs="Calibri"/>
              </w:rPr>
            </w:pPr>
            <w:r w:rsidRPr="005A2EF4">
              <w:rPr>
                <w:rFonts w:cs="Calibri"/>
              </w:rPr>
              <w:t>Quality Plan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GG/COMS/MQ.2</w:t>
            </w:r>
          </w:p>
        </w:tc>
        <w:tc>
          <w:tcPr>
            <w:tcW w:w="3696" w:type="dxa"/>
          </w:tcPr>
          <w:p w:rsidR="007439FF" w:rsidRPr="005A2EF4" w:rsidRDefault="007439FF" w:rsidP="005A2EF4">
            <w:pPr>
              <w:keepNext/>
              <w:spacing w:before="60" w:after="60" w:line="240" w:lineRule="auto"/>
              <w:rPr>
                <w:rFonts w:cs="Calibri"/>
              </w:rPr>
            </w:pPr>
            <w:r w:rsidRPr="005A2EF4">
              <w:rPr>
                <w:rFonts w:cs="Calibri"/>
              </w:rPr>
              <w:t>Project Procedures</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Reporting and</w:t>
            </w:r>
          </w:p>
          <w:p w:rsidR="007439FF" w:rsidRPr="005A2EF4" w:rsidRDefault="007439FF" w:rsidP="005A2EF4">
            <w:pPr>
              <w:keepNext/>
              <w:spacing w:before="60" w:after="60" w:line="240" w:lineRule="auto"/>
              <w:rPr>
                <w:rFonts w:cs="Calibri"/>
              </w:rPr>
            </w:pPr>
            <w:r w:rsidRPr="005A2EF4">
              <w:rPr>
                <w:rFonts w:cs="Calibri"/>
              </w:rPr>
              <w:t>Progress Control</w:t>
            </w:r>
          </w:p>
        </w:tc>
        <w:tc>
          <w:tcPr>
            <w:tcW w:w="2263" w:type="dxa"/>
          </w:tcPr>
          <w:p w:rsidR="007439FF" w:rsidRPr="005A2EF4" w:rsidRDefault="007439FF" w:rsidP="005A2EF4">
            <w:pPr>
              <w:keepNext/>
              <w:spacing w:before="60" w:after="60" w:line="240" w:lineRule="auto"/>
              <w:rPr>
                <w:rFonts w:cs="Calibri"/>
              </w:rPr>
            </w:pPr>
            <w:r w:rsidRPr="005A2EF4">
              <w:rPr>
                <w:rFonts w:cs="Calibri"/>
              </w:rPr>
              <w:t>GG/COMS/MR.1</w:t>
            </w:r>
          </w:p>
        </w:tc>
        <w:tc>
          <w:tcPr>
            <w:tcW w:w="3696" w:type="dxa"/>
          </w:tcPr>
          <w:p w:rsidR="007439FF" w:rsidRPr="005A2EF4" w:rsidRDefault="007439FF" w:rsidP="005A2EF4">
            <w:pPr>
              <w:keepNext/>
              <w:spacing w:before="60" w:after="60" w:line="240" w:lineRule="auto"/>
              <w:rPr>
                <w:rFonts w:cs="Calibri"/>
              </w:rPr>
            </w:pPr>
            <w:r w:rsidRPr="005A2EF4">
              <w:rPr>
                <w:rFonts w:cs="Calibri"/>
              </w:rPr>
              <w:t>Time / Progress Reports</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spacing w:before="60" w:after="60" w:line="240" w:lineRule="auto"/>
              <w:rPr>
                <w:rFonts w:cs="Calibri"/>
              </w:rPr>
            </w:pPr>
            <w:r w:rsidRPr="005A2EF4">
              <w:rPr>
                <w:rFonts w:cs="Calibri"/>
              </w:rPr>
              <w:t>GG/COMS/ME.1</w:t>
            </w:r>
          </w:p>
        </w:tc>
        <w:tc>
          <w:tcPr>
            <w:tcW w:w="3696" w:type="dxa"/>
          </w:tcPr>
          <w:p w:rsidR="007439FF" w:rsidRPr="005A2EF4" w:rsidRDefault="007439FF" w:rsidP="005A2EF4">
            <w:pPr>
              <w:spacing w:before="60" w:after="60" w:line="240" w:lineRule="auto"/>
              <w:rPr>
                <w:rFonts w:cs="Calibri"/>
              </w:rPr>
            </w:pPr>
            <w:r w:rsidRPr="005A2EF4">
              <w:rPr>
                <w:rFonts w:cs="Calibri"/>
              </w:rPr>
              <w:t>Estimates</w:t>
            </w:r>
          </w:p>
        </w:tc>
      </w:tr>
    </w:tbl>
    <w:p w:rsidR="007439FF" w:rsidRDefault="007439FF" w:rsidP="0009222E">
      <w:pPr>
        <w:ind w:firstLine="720"/>
      </w:pPr>
      <w:r>
        <w:t>Figure 4.1: Management Files</w:t>
      </w:r>
    </w:p>
    <w:p w:rsidR="007439FF" w:rsidRDefault="007439FF" w:rsidP="0009222E">
      <w:pPr>
        <w:ind w:firstLine="720"/>
      </w:pPr>
    </w:p>
    <w:p w:rsidR="007439FF" w:rsidRDefault="007439FF" w:rsidP="00B70F90">
      <w:pPr>
        <w:pStyle w:val="Heading2"/>
      </w:pPr>
      <w:bookmarkStart w:id="45" w:name="_Toc288385577"/>
      <w:r>
        <w:t>4.2</w:t>
      </w:r>
      <w:r>
        <w:tab/>
        <w:t>Technical Files</w:t>
      </w:r>
      <w:bookmarkEnd w:id="45"/>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2263"/>
        <w:gridCol w:w="3696"/>
      </w:tblGrid>
      <w:tr w:rsidR="007439FF" w:rsidRPr="005A2EF4" w:rsidTr="005A2EF4">
        <w:tc>
          <w:tcPr>
            <w:tcW w:w="2263" w:type="dxa"/>
          </w:tcPr>
          <w:p w:rsidR="007439FF" w:rsidRPr="005A2EF4" w:rsidRDefault="007439FF" w:rsidP="005A2EF4">
            <w:pPr>
              <w:keepNext/>
              <w:spacing w:before="60" w:after="60" w:line="240" w:lineRule="auto"/>
              <w:rPr>
                <w:rFonts w:cs="Calibri"/>
                <w:b/>
              </w:rPr>
            </w:pPr>
            <w:r w:rsidRPr="005A2EF4">
              <w:rPr>
                <w:rFonts w:cs="Calibri"/>
                <w:b/>
              </w:rPr>
              <w:t>File Category</w:t>
            </w:r>
          </w:p>
        </w:tc>
        <w:tc>
          <w:tcPr>
            <w:tcW w:w="2263"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3696" w:type="dxa"/>
          </w:tcPr>
          <w:p w:rsidR="007439FF" w:rsidRPr="005A2EF4" w:rsidRDefault="007439FF" w:rsidP="005A2EF4">
            <w:pPr>
              <w:keepNext/>
              <w:spacing w:before="60" w:after="60" w:line="240" w:lineRule="auto"/>
              <w:rPr>
                <w:rFonts w:cs="Calibri"/>
                <w:b/>
              </w:rPr>
            </w:pPr>
            <w:r w:rsidRPr="005A2EF4">
              <w:rPr>
                <w:rFonts w:cs="Calibri"/>
                <w:b/>
              </w:rPr>
              <w:t>File Description</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Technical</w:t>
            </w:r>
          </w:p>
          <w:p w:rsidR="007439FF" w:rsidRPr="005A2EF4" w:rsidRDefault="007439FF" w:rsidP="005A2EF4">
            <w:pPr>
              <w:keepNext/>
              <w:spacing w:before="60" w:after="60" w:line="240" w:lineRule="auto"/>
              <w:rPr>
                <w:rFonts w:cs="Calibri"/>
              </w:rPr>
            </w:pPr>
            <w:r w:rsidRPr="005A2EF4">
              <w:rPr>
                <w:rFonts w:cs="Calibri"/>
              </w:rPr>
              <w:t>Specifications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GG/COMS/TS.1</w:t>
            </w:r>
          </w:p>
        </w:tc>
        <w:tc>
          <w:tcPr>
            <w:tcW w:w="3696" w:type="dxa"/>
          </w:tcPr>
          <w:p w:rsidR="007439FF" w:rsidRPr="005A2EF4" w:rsidRDefault="007439FF" w:rsidP="005A2EF4">
            <w:pPr>
              <w:keepNext/>
              <w:spacing w:before="60" w:after="60" w:line="240" w:lineRule="auto"/>
              <w:rPr>
                <w:rFonts w:cs="Calibri"/>
              </w:rPr>
            </w:pPr>
            <w:r w:rsidRPr="005A2EF4">
              <w:rPr>
                <w:rFonts w:cs="Calibri"/>
              </w:rPr>
              <w:t>User Requirements Specification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GG/COMS/TS.2</w:t>
            </w:r>
          </w:p>
        </w:tc>
        <w:tc>
          <w:tcPr>
            <w:tcW w:w="3696" w:type="dxa"/>
          </w:tcPr>
          <w:p w:rsidR="007439FF" w:rsidRPr="005A2EF4" w:rsidRDefault="007439FF" w:rsidP="005A2EF4">
            <w:pPr>
              <w:keepNext/>
              <w:spacing w:before="60" w:after="60" w:line="240" w:lineRule="auto"/>
              <w:rPr>
                <w:rFonts w:cs="Calibri"/>
              </w:rPr>
            </w:pPr>
            <w:r w:rsidRPr="005A2EF4">
              <w:rPr>
                <w:rFonts w:cs="Calibri"/>
              </w:rPr>
              <w:t>System Specification</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GG/COMS/TS.3</w:t>
            </w:r>
          </w:p>
        </w:tc>
        <w:tc>
          <w:tcPr>
            <w:tcW w:w="3696" w:type="dxa"/>
          </w:tcPr>
          <w:p w:rsidR="007439FF" w:rsidRPr="005A2EF4" w:rsidRDefault="007439FF" w:rsidP="005A2EF4">
            <w:pPr>
              <w:keepNext/>
              <w:spacing w:before="60" w:after="60" w:line="240" w:lineRule="auto"/>
              <w:rPr>
                <w:rFonts w:cs="Calibri"/>
              </w:rPr>
            </w:pPr>
            <w:r w:rsidRPr="005A2EF4">
              <w:rPr>
                <w:rFonts w:cs="Calibri"/>
              </w:rPr>
              <w:t>Programmer’s Manual</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GG/COMS/TS.4</w:t>
            </w:r>
          </w:p>
        </w:tc>
        <w:tc>
          <w:tcPr>
            <w:tcW w:w="3696" w:type="dxa"/>
          </w:tcPr>
          <w:p w:rsidR="007439FF" w:rsidRPr="005A2EF4" w:rsidRDefault="007439FF" w:rsidP="005A2EF4">
            <w:pPr>
              <w:keepNext/>
              <w:spacing w:before="60" w:after="60" w:line="240" w:lineRule="auto"/>
              <w:rPr>
                <w:rFonts w:cs="Calibri"/>
              </w:rPr>
            </w:pPr>
            <w:r w:rsidRPr="005A2EF4">
              <w:rPr>
                <w:rFonts w:cs="Calibri"/>
              </w:rPr>
              <w:t>Enhancement Specification</w:t>
            </w:r>
          </w:p>
        </w:tc>
      </w:tr>
      <w:tr w:rsidR="007439FF" w:rsidRPr="005A2EF4" w:rsidTr="005A2EF4">
        <w:tc>
          <w:tcPr>
            <w:tcW w:w="2263" w:type="dxa"/>
          </w:tcPr>
          <w:p w:rsidR="007439FF" w:rsidRPr="005A2EF4" w:rsidRDefault="007439FF" w:rsidP="005A2EF4">
            <w:pPr>
              <w:keepNext/>
              <w:spacing w:before="60" w:after="60" w:line="240" w:lineRule="auto"/>
              <w:rPr>
                <w:rFonts w:cs="Calibri"/>
              </w:rPr>
            </w:pPr>
            <w:r w:rsidRPr="005A2EF4">
              <w:rPr>
                <w:rFonts w:cs="Calibri"/>
              </w:rPr>
              <w:t>User Documents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GG/COMS/TU.1</w:t>
            </w:r>
          </w:p>
        </w:tc>
        <w:tc>
          <w:tcPr>
            <w:tcW w:w="3696" w:type="dxa"/>
          </w:tcPr>
          <w:p w:rsidR="007439FF" w:rsidRPr="005A2EF4" w:rsidRDefault="007439FF" w:rsidP="005A2EF4">
            <w:pPr>
              <w:keepNext/>
              <w:spacing w:before="60" w:after="60" w:line="240" w:lineRule="auto"/>
              <w:rPr>
                <w:rFonts w:cs="Calibri"/>
              </w:rPr>
            </w:pPr>
            <w:r w:rsidRPr="005A2EF4">
              <w:rPr>
                <w:rFonts w:cs="Calibri"/>
              </w:rPr>
              <w:t>User’s Manual</w:t>
            </w:r>
          </w:p>
        </w:tc>
      </w:tr>
      <w:tr w:rsidR="007439FF" w:rsidRPr="005A2EF4" w:rsidTr="005A2EF4">
        <w:tc>
          <w:tcPr>
            <w:tcW w:w="2263" w:type="dxa"/>
            <w:vMerge w:val="restart"/>
          </w:tcPr>
          <w:p w:rsidR="007439FF" w:rsidRPr="005A2EF4" w:rsidRDefault="007439FF" w:rsidP="005A2EF4">
            <w:pPr>
              <w:keepNext/>
              <w:spacing w:before="60" w:after="60" w:line="240" w:lineRule="auto"/>
              <w:rPr>
                <w:rFonts w:cs="Calibri"/>
              </w:rPr>
            </w:pPr>
            <w:r w:rsidRPr="005A2EF4">
              <w:rPr>
                <w:rFonts w:cs="Calibri"/>
              </w:rPr>
              <w:t>Software</w:t>
            </w:r>
          </w:p>
          <w:p w:rsidR="007439FF" w:rsidRPr="005A2EF4" w:rsidRDefault="007439FF" w:rsidP="005A2EF4">
            <w:pPr>
              <w:keepNext/>
              <w:spacing w:before="60" w:after="60" w:line="240" w:lineRule="auto"/>
              <w:rPr>
                <w:rFonts w:cs="Calibri"/>
              </w:rPr>
            </w:pPr>
            <w:r w:rsidRPr="005A2EF4">
              <w:rPr>
                <w:rFonts w:cs="Calibri"/>
              </w:rPr>
              <w:t>Configuration</w:t>
            </w:r>
          </w:p>
          <w:p w:rsidR="007439FF" w:rsidRPr="005A2EF4" w:rsidRDefault="007439FF" w:rsidP="005A2EF4">
            <w:pPr>
              <w:keepNext/>
              <w:spacing w:before="60" w:after="60" w:line="240" w:lineRule="auto"/>
              <w:rPr>
                <w:rFonts w:cs="Calibri"/>
              </w:rPr>
            </w:pPr>
            <w:r w:rsidRPr="005A2EF4">
              <w:rPr>
                <w:rFonts w:cs="Calibri"/>
              </w:rPr>
              <w:t>Management</w:t>
            </w:r>
          </w:p>
        </w:tc>
        <w:tc>
          <w:tcPr>
            <w:tcW w:w="2263" w:type="dxa"/>
          </w:tcPr>
          <w:p w:rsidR="007439FF" w:rsidRPr="005A2EF4" w:rsidRDefault="007439FF" w:rsidP="005A2EF4">
            <w:pPr>
              <w:keepNext/>
              <w:spacing w:before="60" w:after="60" w:line="240" w:lineRule="auto"/>
              <w:rPr>
                <w:rFonts w:cs="Calibri"/>
              </w:rPr>
            </w:pPr>
            <w:r w:rsidRPr="005A2EF4">
              <w:rPr>
                <w:rFonts w:cs="Calibri"/>
              </w:rPr>
              <w:t>GG/COMS/TC.1</w:t>
            </w:r>
          </w:p>
        </w:tc>
        <w:tc>
          <w:tcPr>
            <w:tcW w:w="3696" w:type="dxa"/>
          </w:tcPr>
          <w:p w:rsidR="007439FF" w:rsidRPr="005A2EF4" w:rsidRDefault="007439FF" w:rsidP="005A2EF4">
            <w:pPr>
              <w:keepNext/>
              <w:spacing w:before="60" w:after="60" w:line="240" w:lineRule="auto"/>
              <w:rPr>
                <w:rFonts w:cs="Calibri"/>
              </w:rPr>
            </w:pPr>
            <w:r w:rsidRPr="005A2EF4">
              <w:rPr>
                <w:rFonts w:cs="Calibri"/>
              </w:rPr>
              <w:t>Observation Reports Log</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GG/COMS/TC.2</w:t>
            </w:r>
          </w:p>
        </w:tc>
        <w:tc>
          <w:tcPr>
            <w:tcW w:w="3696" w:type="dxa"/>
          </w:tcPr>
          <w:p w:rsidR="007439FF" w:rsidRPr="005A2EF4" w:rsidRDefault="007439FF" w:rsidP="005A2EF4">
            <w:pPr>
              <w:keepNext/>
              <w:spacing w:before="60" w:after="60" w:line="240" w:lineRule="auto"/>
              <w:rPr>
                <w:rFonts w:cs="Calibri"/>
              </w:rPr>
            </w:pPr>
            <w:r w:rsidRPr="005A2EF4">
              <w:rPr>
                <w:rFonts w:cs="Calibri"/>
              </w:rPr>
              <w:t>Changes log</w:t>
            </w:r>
          </w:p>
        </w:tc>
      </w:tr>
      <w:tr w:rsidR="007439FF" w:rsidRPr="005A2EF4" w:rsidTr="005A2EF4">
        <w:tc>
          <w:tcPr>
            <w:tcW w:w="2263" w:type="dxa"/>
            <w:vMerge/>
          </w:tcPr>
          <w:p w:rsidR="007439FF" w:rsidRPr="005A2EF4" w:rsidRDefault="007439FF" w:rsidP="005A2EF4">
            <w:pPr>
              <w:keepNext/>
              <w:spacing w:before="60" w:after="60" w:line="240" w:lineRule="auto"/>
              <w:rPr>
                <w:rFonts w:cs="Calibri"/>
              </w:rPr>
            </w:pPr>
          </w:p>
        </w:tc>
        <w:tc>
          <w:tcPr>
            <w:tcW w:w="2263" w:type="dxa"/>
          </w:tcPr>
          <w:p w:rsidR="007439FF" w:rsidRPr="005A2EF4" w:rsidRDefault="007439FF" w:rsidP="005A2EF4">
            <w:pPr>
              <w:keepNext/>
              <w:spacing w:before="60" w:after="60" w:line="240" w:lineRule="auto"/>
              <w:rPr>
                <w:rFonts w:cs="Calibri"/>
              </w:rPr>
            </w:pPr>
            <w:r w:rsidRPr="005A2EF4">
              <w:rPr>
                <w:rFonts w:cs="Calibri"/>
              </w:rPr>
              <w:t>GG/COMS/TC.3</w:t>
            </w:r>
          </w:p>
        </w:tc>
        <w:tc>
          <w:tcPr>
            <w:tcW w:w="3696" w:type="dxa"/>
          </w:tcPr>
          <w:p w:rsidR="007439FF" w:rsidRPr="005A2EF4" w:rsidRDefault="007439FF" w:rsidP="005A2EF4">
            <w:pPr>
              <w:keepNext/>
              <w:spacing w:before="60" w:after="60" w:line="240" w:lineRule="auto"/>
              <w:rPr>
                <w:rFonts w:cs="Calibri"/>
              </w:rPr>
            </w:pPr>
            <w:ins w:id="46" w:author="Tran Ba Tien" w:date="2011-03-20T13:47:00Z">
              <w:r w:rsidRPr="005A2EF4">
                <w:rPr>
                  <w:rFonts w:cs="Calibri"/>
                </w:rPr>
                <w:t>Configuration Log</w:t>
              </w:r>
            </w:ins>
            <w:del w:id="47" w:author="Tran Ba Tien" w:date="2011-03-20T13:47:00Z">
              <w:r w:rsidRPr="005A2EF4" w:rsidDel="0051489C">
                <w:rPr>
                  <w:rFonts w:cs="Calibri"/>
                </w:rPr>
                <w:delText>Testing Log</w:delText>
              </w:r>
            </w:del>
          </w:p>
        </w:tc>
      </w:tr>
    </w:tbl>
    <w:p w:rsidR="007439FF" w:rsidRDefault="007439FF" w:rsidP="009F4FFC">
      <w:pPr>
        <w:ind w:firstLine="720"/>
      </w:pPr>
      <w:r>
        <w:t>Figure 4.2: Technical Files</w:t>
      </w:r>
    </w:p>
    <w:p w:rsidR="007439FF" w:rsidRDefault="007439FF" w:rsidP="009F4FFC">
      <w:pPr>
        <w:ind w:firstLine="720"/>
        <w:rPr>
          <w:rFonts w:ascii="Cambria" w:hAnsi="Cambria"/>
          <w:b/>
          <w:bCs/>
          <w:color w:val="4F81BD"/>
          <w:sz w:val="26"/>
          <w:szCs w:val="26"/>
        </w:rPr>
      </w:pPr>
    </w:p>
    <w:p w:rsidR="007439FF" w:rsidRDefault="007439FF" w:rsidP="00B70F90">
      <w:pPr>
        <w:pStyle w:val="Heading2"/>
      </w:pPr>
      <w:bookmarkStart w:id="48" w:name="_Toc288385578"/>
      <w:r>
        <w:t>4.3</w:t>
      </w:r>
      <w:r>
        <w:tab/>
        <w:t>Software Files</w:t>
      </w:r>
      <w:bookmarkEnd w:id="48"/>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3"/>
        <w:gridCol w:w="2263"/>
        <w:gridCol w:w="3696"/>
      </w:tblGrid>
      <w:tr w:rsidR="007439FF" w:rsidRPr="005A2EF4" w:rsidTr="005A2EF4">
        <w:tc>
          <w:tcPr>
            <w:tcW w:w="2263" w:type="dxa"/>
          </w:tcPr>
          <w:p w:rsidR="007439FF" w:rsidRPr="005A2EF4" w:rsidRDefault="007439FF" w:rsidP="005A2EF4">
            <w:pPr>
              <w:keepNext/>
              <w:spacing w:before="60" w:after="60" w:line="240" w:lineRule="auto"/>
              <w:rPr>
                <w:rFonts w:cs="Calibri"/>
                <w:b/>
              </w:rPr>
            </w:pPr>
            <w:r w:rsidRPr="005A2EF4">
              <w:rPr>
                <w:rFonts w:cs="Calibri"/>
                <w:b/>
              </w:rPr>
              <w:t>File Category</w:t>
            </w:r>
          </w:p>
        </w:tc>
        <w:tc>
          <w:tcPr>
            <w:tcW w:w="2263"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3696" w:type="dxa"/>
          </w:tcPr>
          <w:p w:rsidR="007439FF" w:rsidRPr="005A2EF4" w:rsidRDefault="007439FF" w:rsidP="005A2EF4">
            <w:pPr>
              <w:keepNext/>
              <w:spacing w:before="60" w:after="60" w:line="240" w:lineRule="auto"/>
              <w:rPr>
                <w:rFonts w:cs="Calibri"/>
                <w:b/>
              </w:rPr>
            </w:pPr>
            <w:r w:rsidRPr="005A2EF4">
              <w:rPr>
                <w:rFonts w:cs="Calibri"/>
                <w:b/>
              </w:rPr>
              <w:t>File Description</w:t>
            </w:r>
          </w:p>
        </w:tc>
      </w:tr>
      <w:tr w:rsidR="007439FF" w:rsidRPr="005A2EF4" w:rsidTr="005A2EF4">
        <w:tc>
          <w:tcPr>
            <w:tcW w:w="2263" w:type="dxa"/>
          </w:tcPr>
          <w:p w:rsidR="007439FF" w:rsidRPr="005A2EF4" w:rsidRDefault="007439FF" w:rsidP="005A2EF4">
            <w:pPr>
              <w:keepNext/>
              <w:spacing w:before="60" w:after="60" w:line="240" w:lineRule="auto"/>
              <w:rPr>
                <w:rFonts w:cs="Calibri"/>
              </w:rPr>
            </w:pPr>
            <w:r w:rsidRPr="005A2EF4">
              <w:rPr>
                <w:rFonts w:cs="Calibri"/>
              </w:rPr>
              <w:t>Menu / Help Files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GG/COMS/CO.1</w:t>
            </w:r>
          </w:p>
        </w:tc>
        <w:tc>
          <w:tcPr>
            <w:tcW w:w="3696" w:type="dxa"/>
          </w:tcPr>
          <w:p w:rsidR="007439FF" w:rsidRPr="005A2EF4" w:rsidRDefault="007439FF" w:rsidP="005A2EF4">
            <w:pPr>
              <w:keepNext/>
              <w:spacing w:before="60" w:after="60" w:line="240" w:lineRule="auto"/>
              <w:rPr>
                <w:rFonts w:cs="Calibri"/>
              </w:rPr>
            </w:pPr>
            <w:r w:rsidRPr="005A2EF4">
              <w:rPr>
                <w:rFonts w:cs="Calibri"/>
              </w:rPr>
              <w:t>Translated files containing menus, help messages and other online messages translated into Vietnamese</w:t>
            </w:r>
          </w:p>
        </w:tc>
      </w:tr>
      <w:tr w:rsidR="007439FF" w:rsidRPr="005A2EF4" w:rsidTr="005A2EF4">
        <w:tc>
          <w:tcPr>
            <w:tcW w:w="2263" w:type="dxa"/>
          </w:tcPr>
          <w:p w:rsidR="007439FF" w:rsidRPr="005A2EF4" w:rsidRDefault="007439FF" w:rsidP="005A2EF4">
            <w:pPr>
              <w:keepNext/>
              <w:spacing w:before="60" w:after="60" w:line="240" w:lineRule="auto"/>
              <w:rPr>
                <w:rFonts w:cs="Calibri"/>
              </w:rPr>
            </w:pPr>
            <w:r w:rsidRPr="005A2EF4">
              <w:rPr>
                <w:rFonts w:cs="Calibri"/>
              </w:rPr>
              <w:t>Source and Executable Code Files</w:t>
            </w:r>
          </w:p>
        </w:tc>
        <w:tc>
          <w:tcPr>
            <w:tcW w:w="2263" w:type="dxa"/>
          </w:tcPr>
          <w:p w:rsidR="007439FF" w:rsidRPr="005A2EF4" w:rsidRDefault="007439FF" w:rsidP="005A2EF4">
            <w:pPr>
              <w:keepNext/>
              <w:spacing w:before="60" w:after="60" w:line="240" w:lineRule="auto"/>
              <w:rPr>
                <w:rFonts w:cs="Calibri"/>
              </w:rPr>
            </w:pPr>
            <w:r w:rsidRPr="005A2EF4">
              <w:rPr>
                <w:rFonts w:cs="Calibri"/>
              </w:rPr>
              <w:t>GG/COMS/CO.2</w:t>
            </w:r>
          </w:p>
        </w:tc>
        <w:tc>
          <w:tcPr>
            <w:tcW w:w="3696" w:type="dxa"/>
          </w:tcPr>
          <w:p w:rsidR="007439FF" w:rsidRPr="005A2EF4" w:rsidRDefault="007439FF" w:rsidP="005A2EF4">
            <w:pPr>
              <w:keepNext/>
              <w:spacing w:before="60" w:after="60" w:line="240" w:lineRule="auto"/>
              <w:rPr>
                <w:rFonts w:cs="Calibri"/>
              </w:rPr>
            </w:pPr>
            <w:r w:rsidRPr="005A2EF4">
              <w:rPr>
                <w:rFonts w:cs="Calibri"/>
              </w:rPr>
              <w:t>Files containing the full and accepted (by GoldenGravure) COMS software</w:t>
            </w:r>
          </w:p>
        </w:tc>
      </w:tr>
    </w:tbl>
    <w:p w:rsidR="007439FF" w:rsidRDefault="007439FF" w:rsidP="00B70F90">
      <w:r>
        <w:tab/>
        <w:t>Figure 4.3: Software Files</w:t>
      </w:r>
    </w:p>
    <w:p w:rsidR="007439FF" w:rsidRDefault="007439FF">
      <w:r>
        <w:br w:type="page"/>
      </w:r>
    </w:p>
    <w:p w:rsidR="007439FF" w:rsidRDefault="007439FF" w:rsidP="00410651">
      <w:pPr>
        <w:pStyle w:val="Heading1"/>
      </w:pPr>
      <w:bookmarkStart w:id="49" w:name="_Toc288385579"/>
      <w:r>
        <w:t>5.0</w:t>
      </w:r>
      <w:r>
        <w:tab/>
        <w:t>WORK PLAN AND DELIVERABLES</w:t>
      </w:r>
      <w:bookmarkEnd w:id="49"/>
    </w:p>
    <w:p w:rsidR="007439FF" w:rsidRDefault="007439FF" w:rsidP="00245DCB">
      <w:pPr>
        <w:ind w:left="720"/>
        <w:jc w:val="both"/>
      </w:pPr>
      <w:r>
        <w:t>The following subsections summarise the work programme to be carried out by the project and the deliverables that will be produced.</w:t>
      </w:r>
    </w:p>
    <w:p w:rsidR="007439FF" w:rsidRDefault="007439FF" w:rsidP="00245DCB">
      <w:pPr>
        <w:pStyle w:val="Heading2"/>
      </w:pPr>
      <w:bookmarkStart w:id="50" w:name="_Toc288385580"/>
      <w:r>
        <w:t>5.1</w:t>
      </w:r>
      <w:r>
        <w:tab/>
        <w:t>Work Plan</w:t>
      </w:r>
      <w:bookmarkEnd w:id="50"/>
    </w:p>
    <w:p w:rsidR="007439FF" w:rsidRDefault="007439FF"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 PENDING PROJECT PLAN</w:t>
      </w:r>
      <w:r w:rsidRPr="00941033">
        <w:rPr>
          <w:b/>
          <w:i/>
        </w:rPr>
        <w:t>&gt;</w:t>
      </w:r>
    </w:p>
    <w:p w:rsidR="007439FF" w:rsidRDefault="007439FF" w:rsidP="00245DCB">
      <w:pPr>
        <w:pStyle w:val="ListParagraph"/>
        <w:numPr>
          <w:ilvl w:val="0"/>
          <w:numId w:val="3"/>
          <w:numberingChange w:id="51" w:author="Tran Ba Tien" w:date="2011-03-20T12:58:00Z" w:original=""/>
        </w:numPr>
        <w:ind w:left="720" w:hanging="11"/>
        <w:jc w:val="both"/>
      </w:pPr>
      <w:r>
        <w:t>Activity 1: Requirements Analysis</w:t>
      </w:r>
    </w:p>
    <w:p w:rsidR="007439FF" w:rsidRDefault="007439FF" w:rsidP="00245DCB">
      <w:pPr>
        <w:pStyle w:val="ListParagraph"/>
        <w:numPr>
          <w:ilvl w:val="0"/>
          <w:numId w:val="3"/>
          <w:numberingChange w:id="52" w:author="Tran Ba Tien" w:date="2011-03-20T12:58:00Z" w:original=""/>
        </w:numPr>
        <w:ind w:left="720" w:hanging="11"/>
        <w:jc w:val="both"/>
      </w:pPr>
      <w:r>
        <w:t>Activity 2: Prototype Development</w:t>
      </w:r>
    </w:p>
    <w:p w:rsidR="007439FF" w:rsidRDefault="007439FF" w:rsidP="00245DCB">
      <w:pPr>
        <w:pStyle w:val="ListParagraph"/>
        <w:numPr>
          <w:ilvl w:val="0"/>
          <w:numId w:val="3"/>
          <w:numberingChange w:id="53" w:author="Tran Ba Tien" w:date="2011-03-20T12:58:00Z" w:original=""/>
        </w:numPr>
        <w:ind w:left="720" w:hanging="11"/>
        <w:jc w:val="both"/>
      </w:pPr>
      <w:r>
        <w:t>Activity 3: Software Implementation</w:t>
      </w:r>
    </w:p>
    <w:p w:rsidR="007439FF" w:rsidRDefault="007439FF" w:rsidP="00245DCB">
      <w:pPr>
        <w:pStyle w:val="ListParagraph"/>
        <w:numPr>
          <w:ilvl w:val="0"/>
          <w:numId w:val="3"/>
          <w:numberingChange w:id="54" w:author="Tran Ba Tien" w:date="2011-03-20T12:58:00Z" w:original=""/>
        </w:numPr>
        <w:ind w:left="720" w:hanging="11"/>
        <w:jc w:val="both"/>
      </w:pPr>
      <w:r>
        <w:t>Activity 4: Software Testing</w:t>
      </w:r>
    </w:p>
    <w:p w:rsidR="007439FF" w:rsidRDefault="007439FF" w:rsidP="00245DCB">
      <w:pPr>
        <w:pStyle w:val="ListParagraph"/>
        <w:numPr>
          <w:ilvl w:val="0"/>
          <w:numId w:val="3"/>
          <w:numberingChange w:id="55" w:author="Tran Ba Tien" w:date="2011-03-20T12:58:00Z" w:original=""/>
        </w:numPr>
        <w:ind w:left="720" w:hanging="11"/>
        <w:jc w:val="both"/>
      </w:pPr>
      <w:r>
        <w:t>Activity 5: User and Programmer Documentation</w:t>
      </w:r>
    </w:p>
    <w:p w:rsidR="007439FF" w:rsidRDefault="007439FF" w:rsidP="00245DCB">
      <w:pPr>
        <w:pStyle w:val="ListParagraph"/>
        <w:numPr>
          <w:ilvl w:val="0"/>
          <w:numId w:val="3"/>
          <w:numberingChange w:id="56" w:author="Tran Ba Tien" w:date="2011-03-20T12:58:00Z" w:original=""/>
        </w:numPr>
        <w:ind w:left="720" w:hanging="11"/>
        <w:jc w:val="both"/>
      </w:pPr>
      <w:r>
        <w:t>Activity 6: User Trial</w:t>
      </w:r>
    </w:p>
    <w:p w:rsidR="007439FF" w:rsidRDefault="007439FF" w:rsidP="00245DCB">
      <w:pPr>
        <w:pStyle w:val="ListParagraph"/>
        <w:numPr>
          <w:ilvl w:val="0"/>
          <w:numId w:val="3"/>
          <w:numberingChange w:id="57" w:author="Tran Ba Tien" w:date="2011-03-20T12:58:00Z" w:original=""/>
        </w:numPr>
        <w:ind w:left="720" w:hanging="11"/>
        <w:jc w:val="both"/>
      </w:pPr>
      <w:r>
        <w:t>Activity 7: User Acceptance</w:t>
      </w:r>
    </w:p>
    <w:p w:rsidR="007439FF" w:rsidRDefault="007439FF" w:rsidP="00245DCB">
      <w:pPr>
        <w:pStyle w:val="ListParagraph"/>
        <w:numPr>
          <w:ilvl w:val="0"/>
          <w:numId w:val="3"/>
          <w:numberingChange w:id="58" w:author="Tran Ba Tien" w:date="2011-03-20T12:58:00Z" w:original=""/>
        </w:numPr>
        <w:ind w:left="720" w:hanging="11"/>
        <w:jc w:val="both"/>
      </w:pPr>
      <w:r>
        <w:t>Activity 8: Management and Administration</w:t>
      </w:r>
    </w:p>
    <w:p w:rsidR="007439FF" w:rsidRDefault="007439FF" w:rsidP="00000BB9">
      <w:pPr>
        <w:pStyle w:val="Heading2"/>
      </w:pPr>
      <w:bookmarkStart w:id="59" w:name="_Toc288385581"/>
      <w:r>
        <w:t>5.2</w:t>
      </w:r>
      <w:r>
        <w:tab/>
        <w:t>Deliverables</w:t>
      </w:r>
      <w:bookmarkEnd w:id="59"/>
    </w:p>
    <w:p w:rsidR="007439FF" w:rsidRDefault="007439FF" w:rsidP="00000BB9">
      <w:pPr>
        <w:ind w:left="720"/>
      </w:pPr>
      <w:r>
        <w:t>Deliverables will fall into one of the two categories detailed below:</w:t>
      </w:r>
    </w:p>
    <w:p w:rsidR="007439FF" w:rsidRDefault="007439FF" w:rsidP="00000BB9">
      <w:pPr>
        <w:pStyle w:val="ListParagraph"/>
        <w:numPr>
          <w:ilvl w:val="0"/>
          <w:numId w:val="5"/>
          <w:numberingChange w:id="60" w:author="Tran Ba Tien" w:date="2011-03-20T12:58:00Z" w:original="%1:1:0:."/>
        </w:numPr>
      </w:pPr>
      <w:r>
        <w:t>System deliverables; and</w:t>
      </w:r>
    </w:p>
    <w:p w:rsidR="007439FF" w:rsidRDefault="007439FF" w:rsidP="00000BB9">
      <w:pPr>
        <w:pStyle w:val="ListParagraph"/>
        <w:numPr>
          <w:ilvl w:val="0"/>
          <w:numId w:val="5"/>
          <w:numberingChange w:id="61" w:author="Tran Ba Tien" w:date="2011-03-20T12:58:00Z" w:original="%1:2:0:."/>
        </w:numPr>
      </w:pPr>
      <w:r>
        <w:t>Management deliverables</w:t>
      </w:r>
    </w:p>
    <w:p w:rsidR="007439FF" w:rsidRPr="0009222E" w:rsidRDefault="007439F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Programmer's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7439FF" w:rsidRPr="005A2EF4" w:rsidRDefault="007439FF" w:rsidP="005A2EF4">
            <w:pPr>
              <w:keepNext/>
              <w:spacing w:before="60" w:after="0" w:line="240" w:lineRule="auto"/>
              <w:rPr>
                <w:rFonts w:ascii="Palatino" w:hAnsi="Palatino"/>
                <w:sz w:val="20"/>
              </w:rPr>
            </w:pPr>
            <w:r w:rsidRPr="005A2EF4">
              <w:rPr>
                <w:rFonts w:ascii="Palatino" w:hAnsi="Palatino"/>
                <w:sz w:val="20"/>
              </w:rPr>
              <w:t>GG/COMS/TC.1</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GG/COMS/TC.2</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GG/COMS/TC.3</w:t>
            </w:r>
          </w:p>
          <w:p w:rsidR="007439FF" w:rsidRPr="005A2EF4" w:rsidRDefault="007439FF" w:rsidP="005A2EF4">
            <w:pPr>
              <w:keepNext/>
              <w:spacing w:after="60" w:line="240" w:lineRule="auto"/>
              <w:rPr>
                <w:rFonts w:ascii="Palatino" w:hAnsi="Palatino"/>
                <w:sz w:val="20"/>
              </w:rPr>
            </w:pPr>
            <w:del w:id="62" w:author="Tran Ba Tien" w:date="2011-03-20T13:48:00Z">
              <w:r w:rsidRPr="005A2EF4" w:rsidDel="0051489C">
                <w:rPr>
                  <w:rFonts w:ascii="Palatino" w:hAnsi="Palatino"/>
                  <w:sz w:val="20"/>
                </w:rPr>
                <w:delText>GG/COMS/TC.4</w:delText>
              </w:r>
            </w:del>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7.3.3.</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7.3.4.</w:t>
            </w:r>
          </w:p>
        </w:tc>
      </w:tr>
    </w:tbl>
    <w:p w:rsidR="007439FF" w:rsidRDefault="007439FF" w:rsidP="0021492C">
      <w:pPr>
        <w:ind w:firstLine="720"/>
      </w:pPr>
      <w:r>
        <w:lastRenderedPageBreak/>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r w:rsidRPr="005A2EF4">
              <w:br w:type="page"/>
            </w: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7.2.1.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7.3.6.</w:t>
            </w:r>
          </w:p>
        </w:tc>
      </w:tr>
    </w:tbl>
    <w:p w:rsidR="007439FF" w:rsidRDefault="007439FF" w:rsidP="0021492C">
      <w:r>
        <w:tab/>
        <w:t>Figure 5.2: Management Deliverables</w:t>
      </w:r>
    </w:p>
    <w:p w:rsidR="007439FF" w:rsidRDefault="007439FF">
      <w:r>
        <w:br w:type="page"/>
      </w:r>
    </w:p>
    <w:p w:rsidR="007439FF" w:rsidRDefault="007439FF" w:rsidP="00750F35">
      <w:pPr>
        <w:pStyle w:val="Heading1"/>
      </w:pPr>
      <w:bookmarkStart w:id="63" w:name="_Toc288385582"/>
      <w:r>
        <w:t>6.0</w:t>
      </w:r>
      <w:r>
        <w:tab/>
        <w:t>PLANNING AND PROGRESS CONTROL</w:t>
      </w:r>
      <w:bookmarkEnd w:id="63"/>
    </w:p>
    <w:p w:rsidR="007439FF" w:rsidRDefault="007439F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7439FF" w:rsidRDefault="007439FF" w:rsidP="004767F2">
      <w:pPr>
        <w:pStyle w:val="Heading2"/>
      </w:pPr>
      <w:bookmarkStart w:id="64" w:name="_Toc288385583"/>
      <w:r>
        <w:t>6.1</w:t>
      </w:r>
      <w:r>
        <w:tab/>
        <w:t>Project Planning</w:t>
      </w:r>
      <w:bookmarkEnd w:id="64"/>
    </w:p>
    <w:p w:rsidR="007439FF" w:rsidRDefault="007439F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7439FF" w:rsidRDefault="007439FF" w:rsidP="004767F2">
      <w:pPr>
        <w:pStyle w:val="ListParagraph"/>
        <w:numPr>
          <w:ilvl w:val="0"/>
          <w:numId w:val="7"/>
          <w:numberingChange w:id="65" w:author="Tran Ba Tien" w:date="2011-03-20T12:58:00Z" w:original="%1:1:0:."/>
        </w:numPr>
      </w:pPr>
      <w:r>
        <w:t>Quality Assurance (this document);</w:t>
      </w:r>
    </w:p>
    <w:p w:rsidR="007439FF" w:rsidRDefault="007439FF" w:rsidP="004767F2">
      <w:pPr>
        <w:pStyle w:val="ListParagraph"/>
        <w:numPr>
          <w:ilvl w:val="0"/>
          <w:numId w:val="7"/>
          <w:numberingChange w:id="66" w:author="Tran Ba Tien" w:date="2011-03-20T12:58:00Z" w:original="%1:2:0:."/>
        </w:numPr>
      </w:pPr>
      <w:r>
        <w:t>System Testing; and</w:t>
      </w:r>
    </w:p>
    <w:p w:rsidR="007439FF" w:rsidRDefault="007439FF" w:rsidP="004767F2">
      <w:pPr>
        <w:pStyle w:val="ListParagraph"/>
        <w:numPr>
          <w:ilvl w:val="0"/>
          <w:numId w:val="7"/>
          <w:numberingChange w:id="67" w:author="Tran Ba Tien" w:date="2011-03-20T12:58:00Z" w:original="%1:3:0:."/>
        </w:numPr>
      </w:pPr>
      <w:r>
        <w:t>User Trial.</w:t>
      </w:r>
    </w:p>
    <w:p w:rsidR="007439FF" w:rsidRDefault="007439FF" w:rsidP="00B169DE">
      <w:pPr>
        <w:pStyle w:val="Heading2"/>
      </w:pPr>
      <w:bookmarkStart w:id="68" w:name="_Toc288385584"/>
      <w:r>
        <w:t>6.2</w:t>
      </w:r>
      <w:r>
        <w:tab/>
        <w:t>Project Control</w:t>
      </w:r>
      <w:bookmarkEnd w:id="68"/>
    </w:p>
    <w:p w:rsidR="007439FF" w:rsidRDefault="007439FF" w:rsidP="00581288">
      <w:pPr>
        <w:ind w:firstLine="720"/>
        <w:jc w:val="both"/>
        <w:rPr>
          <w:lang w:val="en-US"/>
        </w:rPr>
      </w:pPr>
      <w:r w:rsidRPr="00B169DE">
        <w:rPr>
          <w:lang w:val="en-US"/>
        </w:rPr>
        <w:t>To monitor and control progress against the project plan, the following methods will be used:</w:t>
      </w:r>
    </w:p>
    <w:p w:rsidR="007439FF" w:rsidRPr="00B169DE" w:rsidRDefault="007439FF" w:rsidP="00DE3488">
      <w:pPr>
        <w:pStyle w:val="Heading3"/>
        <w:rPr>
          <w:lang w:val="en-US"/>
        </w:rPr>
      </w:pPr>
      <w:bookmarkStart w:id="69" w:name="_Toc288385585"/>
      <w:r>
        <w:rPr>
          <w:lang w:val="en-US"/>
        </w:rPr>
        <w:t>6.2.1</w:t>
      </w:r>
      <w:r>
        <w:rPr>
          <w:lang w:val="en-US"/>
        </w:rPr>
        <w:tab/>
        <w:t>Staff Effort Reports</w:t>
      </w:r>
      <w:bookmarkEnd w:id="69"/>
    </w:p>
    <w:p w:rsidR="007439FF" w:rsidRDefault="007439FF" w:rsidP="00581288">
      <w:pPr>
        <w:pStyle w:val="ListParagraph"/>
        <w:numPr>
          <w:ilvl w:val="0"/>
          <w:numId w:val="9"/>
          <w:numberingChange w:id="70" w:author="Tran Ba Tien" w:date="2011-03-20T12:58:00Z" w:original=""/>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7439FF" w:rsidRDefault="007439FF" w:rsidP="00581288">
      <w:pPr>
        <w:pStyle w:val="ListParagraph"/>
        <w:numPr>
          <w:ilvl w:val="0"/>
          <w:numId w:val="9"/>
          <w:numberingChange w:id="71" w:author="Tran Ba Tien" w:date="2011-03-20T12:58:00Z" w:original=""/>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7439FF" w:rsidRPr="00DE3488" w:rsidRDefault="007439FF" w:rsidP="00DE3488">
      <w:pPr>
        <w:pStyle w:val="Heading3"/>
        <w:rPr>
          <w:lang w:val="en-US"/>
        </w:rPr>
      </w:pPr>
      <w:bookmarkStart w:id="72" w:name="_Toc288385586"/>
      <w:r>
        <w:rPr>
          <w:lang w:val="en-US"/>
        </w:rPr>
        <w:t>6.2.2</w:t>
      </w:r>
      <w:r>
        <w:rPr>
          <w:lang w:val="en-US"/>
        </w:rPr>
        <w:tab/>
        <w:t>Estimates to Complete</w:t>
      </w:r>
      <w:bookmarkEnd w:id="72"/>
    </w:p>
    <w:p w:rsidR="007439FF" w:rsidRDefault="007439FF" w:rsidP="00581288">
      <w:pPr>
        <w:pStyle w:val="ListParagraph"/>
        <w:numPr>
          <w:ilvl w:val="0"/>
          <w:numId w:val="9"/>
          <w:numberingChange w:id="73" w:author="Tran Ba Tien" w:date="2011-03-20T12:58:00Z" w:original=""/>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7439FF" w:rsidRPr="00DE3488" w:rsidRDefault="007439FF" w:rsidP="00DE3488">
      <w:pPr>
        <w:pStyle w:val="Heading3"/>
        <w:rPr>
          <w:lang w:val="en-US"/>
        </w:rPr>
      </w:pPr>
      <w:bookmarkStart w:id="74" w:name="_Toc288385587"/>
      <w:r>
        <w:rPr>
          <w:lang w:val="en-US"/>
        </w:rPr>
        <w:t>6.2.3</w:t>
      </w:r>
      <w:r>
        <w:rPr>
          <w:lang w:val="en-US"/>
        </w:rPr>
        <w:tab/>
        <w:t>Project Logs</w:t>
      </w:r>
      <w:bookmarkEnd w:id="74"/>
    </w:p>
    <w:p w:rsidR="007439FF" w:rsidRDefault="007439FF" w:rsidP="00581288">
      <w:pPr>
        <w:pStyle w:val="ListParagraph"/>
        <w:numPr>
          <w:ilvl w:val="0"/>
          <w:numId w:val="9"/>
          <w:numberingChange w:id="75" w:author="Tran Ba Tien" w:date="2011-03-20T12:58:00Z" w:original=""/>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7439FF" w:rsidRPr="00DE3488" w:rsidRDefault="007439FF" w:rsidP="00DE3488">
      <w:pPr>
        <w:pStyle w:val="Heading3"/>
        <w:rPr>
          <w:lang w:val="en-US"/>
        </w:rPr>
      </w:pPr>
      <w:bookmarkStart w:id="76" w:name="_Toc288385588"/>
      <w:r>
        <w:rPr>
          <w:lang w:val="en-US"/>
        </w:rPr>
        <w:lastRenderedPageBreak/>
        <w:t>6.2.4</w:t>
      </w:r>
      <w:r>
        <w:rPr>
          <w:lang w:val="en-US"/>
        </w:rPr>
        <w:tab/>
        <w:t>Progress Monitoring</w:t>
      </w:r>
      <w:bookmarkEnd w:id="76"/>
    </w:p>
    <w:p w:rsidR="007439FF" w:rsidRDefault="007439FF" w:rsidP="00581288">
      <w:pPr>
        <w:pStyle w:val="ListParagraph"/>
        <w:numPr>
          <w:ilvl w:val="0"/>
          <w:numId w:val="9"/>
          <w:numberingChange w:id="77" w:author="Tran Ba Tien" w:date="2011-03-20T12:58:00Z" w:original=""/>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7439FF" w:rsidRPr="00136CC2" w:rsidRDefault="007439FF" w:rsidP="00581288">
      <w:pPr>
        <w:pStyle w:val="ListParagraph"/>
        <w:numPr>
          <w:ilvl w:val="0"/>
          <w:numId w:val="9"/>
          <w:numberingChange w:id="78" w:author="Tran Ba Tien" w:date="2011-03-20T12:58:00Z" w:original=""/>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7439FF" w:rsidRDefault="007439FF" w:rsidP="00263FA7">
      <w:pPr>
        <w:pStyle w:val="Heading2"/>
        <w:rPr>
          <w:lang w:val="en-US"/>
        </w:rPr>
      </w:pPr>
      <w:bookmarkStart w:id="79" w:name="_Toc288385589"/>
      <w:r>
        <w:rPr>
          <w:lang w:val="en-US"/>
        </w:rPr>
        <w:t>6.3</w:t>
      </w:r>
      <w:r>
        <w:rPr>
          <w:lang w:val="en-US"/>
        </w:rPr>
        <w:tab/>
        <w:t>Delegation of Work</w:t>
      </w:r>
      <w:bookmarkEnd w:id="79"/>
    </w:p>
    <w:p w:rsidR="007439FF" w:rsidRDefault="007439FF"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formally defined using a Work Instruction Form (an example is given at Appendix A/5) issued by </w:t>
      </w:r>
      <w:r>
        <w:rPr>
          <w:lang w:val="en-US"/>
        </w:rPr>
        <w:t xml:space="preserve">the </w:t>
      </w:r>
      <w:r w:rsidRPr="00E30D10">
        <w:rPr>
          <w:b/>
          <w:u w:val="single"/>
          <w:lang w:val="en-US"/>
        </w:rPr>
        <w:t>Tran Ba Tien</w:t>
      </w:r>
      <w:r w:rsidRPr="00263FA7">
        <w:rPr>
          <w:lang w:val="en-US"/>
        </w:rPr>
        <w:t xml:space="preserve">. </w:t>
      </w:r>
    </w:p>
    <w:p w:rsidR="007439FF" w:rsidRDefault="007439FF" w:rsidP="00263FA7">
      <w:pPr>
        <w:ind w:left="720"/>
        <w:jc w:val="both"/>
        <w:rPr>
          <w:color w:val="365F91"/>
          <w:sz w:val="28"/>
          <w:szCs w:val="28"/>
          <w:lang w:val="en-US"/>
        </w:rPr>
      </w:pPr>
      <w:r w:rsidRPr="00263FA7">
        <w:rPr>
          <w:lang w:val="en-US"/>
        </w:rPr>
        <w:t xml:space="preserve">The use of these forms is specified in the guideline filed at </w:t>
      </w:r>
      <w:r>
        <w:rPr>
          <w:lang w:val="en-US"/>
        </w:rPr>
        <w:t>GG</w:t>
      </w:r>
      <w:r w:rsidRPr="00263FA7">
        <w:rPr>
          <w:lang w:val="en-US"/>
        </w:rPr>
        <w:t>/</w:t>
      </w:r>
      <w:r>
        <w:rPr>
          <w:lang w:val="en-US"/>
        </w:rPr>
        <w:t>COMS</w:t>
      </w:r>
      <w:r w:rsidRPr="00263FA7">
        <w:rPr>
          <w:lang w:val="en-US"/>
        </w:rPr>
        <w:t>/MQ.2/1.</w:t>
      </w:r>
      <w:r>
        <w:rPr>
          <w:lang w:val="en-US"/>
        </w:rPr>
        <w:br w:type="page"/>
      </w:r>
    </w:p>
    <w:p w:rsidR="007439FF" w:rsidRDefault="007439FF" w:rsidP="0053521C">
      <w:pPr>
        <w:pStyle w:val="Heading1"/>
        <w:rPr>
          <w:lang w:val="en-US"/>
        </w:rPr>
      </w:pPr>
      <w:bookmarkStart w:id="80" w:name="_Toc288385590"/>
      <w:r>
        <w:rPr>
          <w:lang w:val="en-US"/>
        </w:rPr>
        <w:t>7.0</w:t>
      </w:r>
      <w:r>
        <w:rPr>
          <w:lang w:val="en-US"/>
        </w:rPr>
        <w:tab/>
        <w:t>QUALITY CONTROLS</w:t>
      </w:r>
      <w:bookmarkEnd w:id="80"/>
    </w:p>
    <w:p w:rsidR="007439FF" w:rsidRDefault="007439FF"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7439FF" w:rsidRPr="001A3828" w:rsidRDefault="007439FF" w:rsidP="001A3828">
      <w:pPr>
        <w:pStyle w:val="Heading2"/>
      </w:pPr>
      <w:bookmarkStart w:id="81" w:name="_Toc288385591"/>
      <w:r w:rsidRPr="001A3828">
        <w:t>7.1</w:t>
      </w:r>
      <w:r w:rsidRPr="001A3828">
        <w:tab/>
        <w:t>Schedule</w:t>
      </w:r>
      <w:r>
        <w:t xml:space="preserve"> of Reviews</w:t>
      </w:r>
      <w:bookmarkEnd w:id="81"/>
    </w:p>
    <w:p w:rsidR="007439FF" w:rsidRPr="001A3828" w:rsidRDefault="007439F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7439FF" w:rsidRPr="001A3828" w:rsidRDefault="007439FF" w:rsidP="006B1414">
      <w:pPr>
        <w:pStyle w:val="Heading2"/>
        <w:jc w:val="both"/>
      </w:pPr>
      <w:bookmarkStart w:id="82" w:name="_Toc288385592"/>
      <w:r>
        <w:t>7.2</w:t>
      </w:r>
      <w:r>
        <w:tab/>
        <w:t>Software Testing</w:t>
      </w:r>
      <w:bookmarkEnd w:id="82"/>
    </w:p>
    <w:p w:rsidR="007439FF" w:rsidRPr="001A3828" w:rsidRDefault="007439FF" w:rsidP="006B1414">
      <w:pPr>
        <w:ind w:left="720"/>
        <w:jc w:val="both"/>
      </w:pPr>
      <w:r w:rsidRPr="001A3828">
        <w:t>To exercise quality control over the software produced the following testing procedures will be carried out:</w:t>
      </w:r>
    </w:p>
    <w:p w:rsidR="007439FF" w:rsidRDefault="007439FF" w:rsidP="008B6A04">
      <w:pPr>
        <w:pStyle w:val="ListParagraph"/>
        <w:numPr>
          <w:ilvl w:val="0"/>
          <w:numId w:val="11"/>
          <w:numberingChange w:id="83" w:author="Tran Ba Tien" w:date="2011-03-20T12:58:00Z" w:original="%1:1:0:."/>
        </w:numPr>
        <w:ind w:left="709" w:firstLine="0"/>
        <w:jc w:val="both"/>
      </w:pPr>
      <w:r>
        <w:t>S</w:t>
      </w:r>
      <w:r w:rsidRPr="001A3828">
        <w:t>ystem testing; and</w:t>
      </w:r>
    </w:p>
    <w:p w:rsidR="007439FF" w:rsidRPr="001A3828" w:rsidRDefault="007439FF" w:rsidP="008B6A04">
      <w:pPr>
        <w:pStyle w:val="ListParagraph"/>
        <w:numPr>
          <w:ilvl w:val="0"/>
          <w:numId w:val="11"/>
          <w:numberingChange w:id="84" w:author="Tran Ba Tien" w:date="2011-03-20T12:58:00Z" w:original="%1:2:0:."/>
        </w:numPr>
        <w:ind w:left="709" w:firstLine="0"/>
        <w:jc w:val="both"/>
      </w:pPr>
      <w:r>
        <w:t>A</w:t>
      </w:r>
      <w:r w:rsidRPr="001A3828">
        <w:t>cceptance testing by a user trial.</w:t>
      </w:r>
    </w:p>
    <w:p w:rsidR="007439FF" w:rsidRPr="001A3828" w:rsidRDefault="007439F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7439FF" w:rsidRPr="001A3828" w:rsidRDefault="007439FF" w:rsidP="006B1414">
      <w:pPr>
        <w:pStyle w:val="Heading2"/>
        <w:jc w:val="both"/>
      </w:pPr>
      <w:bookmarkStart w:id="85" w:name="_Toc288385593"/>
      <w:r>
        <w:t>7.3</w:t>
      </w:r>
      <w:r>
        <w:tab/>
        <w:t>Acceptance Procedures</w:t>
      </w:r>
      <w:bookmarkEnd w:id="85"/>
    </w:p>
    <w:p w:rsidR="007439FF" w:rsidRPr="001A3828" w:rsidRDefault="007439FF" w:rsidP="006B1414">
      <w:pPr>
        <w:ind w:left="720"/>
        <w:jc w:val="both"/>
      </w:pPr>
      <w:r w:rsidRPr="001A3828">
        <w:t>The acceptance procedures described below will be followed for the deliverables detailed in Figures 5.1 and 5.2.</w:t>
      </w:r>
    </w:p>
    <w:p w:rsidR="007439FF" w:rsidRPr="009519E5" w:rsidRDefault="007439FF" w:rsidP="009519E5">
      <w:pPr>
        <w:pStyle w:val="Heading3"/>
      </w:pPr>
      <w:bookmarkStart w:id="86" w:name="_Toc288385594"/>
      <w:r w:rsidRPr="009519E5">
        <w:t>7.3.1</w:t>
      </w:r>
      <w:r w:rsidRPr="009519E5">
        <w:tab/>
        <w:t>Client Deliverable Documents</w:t>
      </w:r>
      <w:bookmarkEnd w:id="86"/>
    </w:p>
    <w:p w:rsidR="007439FF" w:rsidRDefault="007439FF"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7439FF" w:rsidRPr="001A3828" w:rsidRDefault="007439FF"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7439FF" w:rsidRDefault="007439FF">
      <w:pPr>
        <w:rPr>
          <w:rFonts w:ascii="Cambria" w:hAnsi="Cambria"/>
          <w:b/>
          <w:bCs/>
          <w:color w:val="4F81BD"/>
        </w:rPr>
      </w:pPr>
      <w:r>
        <w:br w:type="page"/>
      </w:r>
    </w:p>
    <w:p w:rsidR="007439FF" w:rsidRPr="001A3828" w:rsidRDefault="007439FF" w:rsidP="009519E5">
      <w:pPr>
        <w:pStyle w:val="Heading3"/>
      </w:pPr>
      <w:bookmarkStart w:id="87" w:name="_Toc288385595"/>
      <w:r>
        <w:t>7.3.2</w:t>
      </w:r>
      <w:r>
        <w:tab/>
        <w:t>Internal Project Documents</w:t>
      </w:r>
      <w:bookmarkEnd w:id="87"/>
    </w:p>
    <w:p w:rsidR="007439FF" w:rsidRDefault="007439FF"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7439FF" w:rsidRPr="001A3828" w:rsidRDefault="007439FF" w:rsidP="006B1414">
      <w:pPr>
        <w:ind w:left="720"/>
        <w:jc w:val="both"/>
      </w:pPr>
      <w:r w:rsidRPr="001A3828">
        <w:t xml:space="preserve">The changes specified by the review will be made, and a final version will be produced. </w:t>
      </w:r>
      <w:del w:id="88" w:author="Tran Ba Tien" w:date="2011-03-20T13:02:00Z">
        <w:r w:rsidDel="00D37744">
          <w:rPr>
            <w:b/>
            <w:u w:val="single"/>
          </w:rPr>
          <w:delText>Truong Thieu Duong</w:delText>
        </w:r>
        <w:r w:rsidDel="00D37744">
          <w:delText xml:space="preserve"> </w:delText>
        </w:r>
      </w:del>
      <w:ins w:id="89" w:author="Tran Ba Tien" w:date="2011-03-20T13:02:00Z">
        <w:r>
          <w:rPr>
            <w:b/>
            <w:u w:val="single"/>
          </w:rPr>
          <w:t xml:space="preserve">The reviewer(s) </w:t>
        </w:r>
      </w:ins>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Approx Date</w:t>
            </w:r>
          </w:p>
        </w:tc>
      </w:tr>
      <w:tr w:rsidR="007439F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ins w:id="90" w:author="Tran Ba Tien" w:date="2011-03-20T13:06:00Z">
              <w:r>
                <w:rPr>
                  <w:sz w:val="20"/>
                </w:rPr>
                <w:t xml:space="preserve"> &amp; Truong Thieu Duong</w:t>
              </w:r>
            </w:ins>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ins w:id="91" w:author="Tran Ba Tien" w:date="2011-03-20T13:09:00Z">
              <w:r>
                <w:rPr>
                  <w:sz w:val="20"/>
                </w:rPr>
                <w:t xml:space="preserve"> &amp; Maung Tin Kyaw Oo</w:t>
              </w:r>
            </w:ins>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ins w:id="92" w:author="Tran Ba Tien" w:date="2011-03-20T13:09:00Z">
              <w:r>
                <w:rPr>
                  <w:sz w:val="20"/>
                </w:rPr>
                <w:t xml:space="preserve"> &amp; Maung Tin Kyaw Oo</w:t>
              </w:r>
            </w:ins>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ins w:id="93" w:author="Tran Ba Tien" w:date="2011-03-20T13:08:00Z">
              <w:r>
                <w:rPr>
                  <w:sz w:val="20"/>
                </w:rPr>
                <w:t>Maung Tin Kyaw Oo</w:t>
              </w:r>
            </w:ins>
            <w:del w:id="94" w:author="Tran Ba Tien" w:date="2011-03-20T13:08:00Z">
              <w:r w:rsidRPr="005A2EF4" w:rsidDel="00237173">
                <w:rPr>
                  <w:sz w:val="20"/>
                </w:rPr>
                <w:delText>Alvin Chang</w:delText>
              </w:r>
            </w:del>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Software Config. Man. Doc.</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GG/COMS/TC.1 GG/COMS/TC.2 GG/COMS/TC.3</w:t>
            </w:r>
            <w:del w:id="95" w:author="Tran Ba Tien" w:date="2011-03-20T13:48:00Z">
              <w:r w:rsidRPr="005A2EF4" w:rsidDel="0051489C">
                <w:rPr>
                  <w:sz w:val="20"/>
                </w:rPr>
                <w:delText xml:space="preserve"> GG/COMS/TC.4</w:delText>
              </w:r>
            </w:del>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w:t>
            </w:r>
            <w:ins w:id="96" w:author="Tran Ba Tien" w:date="2011-03-20T13:07:00Z">
              <w:r>
                <w:rPr>
                  <w:sz w:val="20"/>
                </w:rPr>
                <w:t xml:space="preserve"> &amp; Maung Tin </w:t>
              </w:r>
            </w:ins>
            <w:ins w:id="97" w:author="Tran Ba Tien" w:date="2011-03-20T13:08:00Z">
              <w:r>
                <w:rPr>
                  <w:sz w:val="20"/>
                </w:rPr>
                <w:t>K</w:t>
              </w:r>
            </w:ins>
            <w:ins w:id="98" w:author="Tran Ba Tien" w:date="2011-03-20T13:07:00Z">
              <w:r>
                <w:rPr>
                  <w:sz w:val="20"/>
                </w:rPr>
                <w:t>yaw</w:t>
              </w:r>
            </w:ins>
            <w:ins w:id="99" w:author="Tran Ba Tien" w:date="2011-03-20T13:08:00Z">
              <w:r>
                <w:rPr>
                  <w:sz w:val="20"/>
                </w:rPr>
                <w:t xml:space="preserve"> Oo</w:t>
              </w:r>
            </w:ins>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bl>
    <w:p w:rsidR="007439FF" w:rsidRDefault="007439FF" w:rsidP="006D421B">
      <w:pPr>
        <w:rPr>
          <w:lang w:val="en-US"/>
        </w:rPr>
      </w:pPr>
      <w:r>
        <w:rPr>
          <w:lang w:val="en-US"/>
        </w:rPr>
        <w:tab/>
        <w:t>Figure 7.1: Schedule of Reviews</w:t>
      </w:r>
    </w:p>
    <w:p w:rsidR="007439FF" w:rsidRDefault="007439FF" w:rsidP="00717DE2">
      <w:pPr>
        <w:pStyle w:val="Heading3"/>
        <w:rPr>
          <w:lang w:val="en-US"/>
        </w:rPr>
      </w:pPr>
      <w:bookmarkStart w:id="100" w:name="_Toc288385596"/>
      <w:r>
        <w:rPr>
          <w:lang w:val="en-US"/>
        </w:rPr>
        <w:t>7.3.3</w:t>
      </w:r>
      <w:r>
        <w:rPr>
          <w:lang w:val="en-US"/>
        </w:rPr>
        <w:tab/>
        <w:t>Software</w:t>
      </w:r>
      <w:bookmarkEnd w:id="100"/>
    </w:p>
    <w:p w:rsidR="007439FF" w:rsidRDefault="007439FF"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7439FF" w:rsidRDefault="007439F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7439FF" w:rsidRDefault="007439FF">
      <w:pPr>
        <w:rPr>
          <w:lang w:val="en-US"/>
        </w:rPr>
      </w:pPr>
      <w:r>
        <w:rPr>
          <w:lang w:val="en-US"/>
        </w:rPr>
        <w:br w:type="page"/>
      </w:r>
    </w:p>
    <w:p w:rsidR="007439FF" w:rsidRPr="006E210A" w:rsidRDefault="007439FF" w:rsidP="006E210A">
      <w:pPr>
        <w:pStyle w:val="Heading1"/>
      </w:pPr>
      <w:bookmarkStart w:id="101" w:name="_Toc288385597"/>
      <w:r>
        <w:t>8.0</w:t>
      </w:r>
      <w:r>
        <w:tab/>
      </w:r>
      <w:r w:rsidRPr="006E210A">
        <w:t>STANDARDS, METHODS AND TOOLS</w:t>
      </w:r>
      <w:bookmarkEnd w:id="101"/>
    </w:p>
    <w:p w:rsidR="007439FF" w:rsidRDefault="007439F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7439FF" w:rsidRDefault="007439FF" w:rsidP="00ED4123">
      <w:pPr>
        <w:pStyle w:val="Heading2"/>
      </w:pPr>
      <w:bookmarkStart w:id="102" w:name="_Toc288385598"/>
      <w:r>
        <w:t>8.1</w:t>
      </w:r>
      <w:r>
        <w:tab/>
        <w:t>General Project Procedures</w:t>
      </w:r>
      <w:bookmarkEnd w:id="102"/>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GG/COMS/MQ.2/1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GG/COMS/MQ.2/2</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firstLine="720"/>
      </w:pPr>
      <w:r w:rsidRPr="006E210A">
        <w:t>Figure 8.1:  General</w:t>
      </w:r>
      <w:r>
        <w:t xml:space="preserve"> Project Procedures.</w:t>
      </w:r>
    </w:p>
    <w:p w:rsidR="007439FF" w:rsidRPr="006E210A" w:rsidRDefault="007439FF" w:rsidP="00ED4123">
      <w:pPr>
        <w:pStyle w:val="Heading2"/>
      </w:pPr>
      <w:bookmarkStart w:id="103" w:name="_Toc288385599"/>
      <w:r>
        <w:t>8.2</w:t>
      </w:r>
      <w:r>
        <w:tab/>
        <w:t>Software Development Procedures</w:t>
      </w:r>
      <w:bookmarkEnd w:id="103"/>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del w:id="104" w:author="Tran Ba Tien" w:date="2011-03-20T13:14:00Z">
              <w:r w:rsidRPr="005A2EF4" w:rsidDel="00237173">
                <w:rPr>
                  <w:sz w:val="20"/>
                </w:rPr>
                <w:delText xml:space="preserve">VISUAL BASIC  </w:delText>
              </w:r>
            </w:del>
            <w:ins w:id="105" w:author="Tran Ba Tien" w:date="2011-03-20T13:14:00Z">
              <w:r>
                <w:rPr>
                  <w:sz w:val="20"/>
                </w:rPr>
                <w:t xml:space="preserve">.NET </w:t>
              </w:r>
            </w:ins>
            <w:r w:rsidRPr="005A2EF4">
              <w:rPr>
                <w:sz w:val="20"/>
              </w:rPr>
              <w:t xml:space="preserve">software </w:t>
            </w:r>
            <w:del w:id="106" w:author="Tran Ba Tien" w:date="2011-03-20T13:14:00Z">
              <w:r w:rsidRPr="005A2EF4" w:rsidDel="00237173">
                <w:rPr>
                  <w:sz w:val="20"/>
                </w:rPr>
                <w:delText>package</w:delText>
              </w:r>
            </w:del>
            <w:ins w:id="107" w:author="Tran Ba Tien" w:date="2011-03-20T13:14:00Z">
              <w:r>
                <w:rPr>
                  <w:sz w:val="20"/>
                </w:rPr>
                <w:t>framework</w:t>
              </w:r>
            </w:ins>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ins w:id="108" w:author="Tran Ba Tien" w:date="2011-03-20T13:14:00Z">
              <w:r>
                <w:rPr>
                  <w:sz w:val="20"/>
                </w:rPr>
                <w:t xml:space="preserve">.NET </w:t>
              </w:r>
              <w:r w:rsidRPr="005A2EF4">
                <w:rPr>
                  <w:sz w:val="20"/>
                </w:rPr>
                <w:t xml:space="preserve">software </w:t>
              </w:r>
              <w:r>
                <w:rPr>
                  <w:sz w:val="20"/>
                </w:rPr>
                <w:t>framework</w:t>
              </w:r>
            </w:ins>
            <w:del w:id="109" w:author="Tran Ba Tien" w:date="2011-03-20T13:14:00Z">
              <w:r w:rsidRPr="005A2EF4" w:rsidDel="00237173">
                <w:rPr>
                  <w:sz w:val="20"/>
                </w:rPr>
                <w:delText>VISUAL BASIC software package.</w:delText>
              </w:r>
            </w:del>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GG/COMS/MP.5</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GG/COMS/MP.6</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left="709"/>
        <w:rPr>
          <w:lang w:val="en-US"/>
        </w:rPr>
      </w:pPr>
      <w:r w:rsidRPr="006E210A">
        <w:t>Figure 8.2: Software Development Procedures.</w:t>
      </w:r>
    </w:p>
    <w:p w:rsidR="007439FF" w:rsidRDefault="007439FF" w:rsidP="0053521C">
      <w:pPr>
        <w:ind w:firstLine="720"/>
        <w:rPr>
          <w:lang w:val="en-US"/>
        </w:rPr>
      </w:pPr>
    </w:p>
    <w:p w:rsidR="007439FF" w:rsidRDefault="007439FF">
      <w:pPr>
        <w:rPr>
          <w:lang w:val="en-US"/>
        </w:rPr>
      </w:pPr>
      <w:r>
        <w:rPr>
          <w:lang w:val="en-US"/>
        </w:rPr>
        <w:br w:type="page"/>
      </w:r>
    </w:p>
    <w:p w:rsidR="007439FF" w:rsidRDefault="007439FF" w:rsidP="00577227">
      <w:pPr>
        <w:pStyle w:val="Heading1"/>
      </w:pPr>
      <w:bookmarkStart w:id="110" w:name="_Toc288385600"/>
      <w:r>
        <w:t>9.</w:t>
      </w:r>
      <w:r>
        <w:tab/>
        <w:t>CHANGE CONTROL</w:t>
      </w:r>
      <w:bookmarkEnd w:id="110"/>
    </w:p>
    <w:p w:rsidR="007439FF" w:rsidRDefault="007439FF" w:rsidP="00577227">
      <w:pPr>
        <w:ind w:left="720"/>
        <w:jc w:val="both"/>
      </w:pPr>
      <w:r>
        <w:t>The procedures that will be used to control changes to requirements, project documents and software are described in the following subsections.</w:t>
      </w:r>
    </w:p>
    <w:p w:rsidR="007439FF" w:rsidRDefault="007439FF" w:rsidP="00577227">
      <w:pPr>
        <w:pStyle w:val="Heading2"/>
        <w:jc w:val="both"/>
      </w:pPr>
      <w:bookmarkStart w:id="111" w:name="_Toc288385601"/>
      <w:r>
        <w:t>9.1</w:t>
      </w:r>
      <w:r>
        <w:tab/>
        <w:t>Control of Requirements</w:t>
      </w:r>
      <w:bookmarkEnd w:id="111"/>
    </w:p>
    <w:p w:rsidR="007439FF" w:rsidRDefault="007439FF"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7439FF" w:rsidRDefault="007439FF" w:rsidP="00577227">
      <w:pPr>
        <w:pStyle w:val="ListParagraph"/>
        <w:numPr>
          <w:ilvl w:val="0"/>
          <w:numId w:val="13"/>
          <w:numberingChange w:id="112" w:author="Tran Ba Tien" w:date="2011-03-20T12:58:00Z" w:original="%1:1:0:."/>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7439FF" w:rsidRDefault="007439FF" w:rsidP="00577227">
      <w:pPr>
        <w:pStyle w:val="ListParagraph"/>
        <w:numPr>
          <w:ilvl w:val="0"/>
          <w:numId w:val="13"/>
          <w:numberingChange w:id="113" w:author="Tran Ba Tien" w:date="2011-03-20T12:58:00Z" w:original="%1:2:0:."/>
        </w:numPr>
        <w:ind w:left="1418" w:hanging="709"/>
        <w:jc w:val="both"/>
      </w:pPr>
      <w:r w:rsidRPr="00D20297">
        <w:rPr>
          <w:b/>
          <w:u w:val="single"/>
        </w:rPr>
        <w:t>Tran Ba Tien</w:t>
      </w:r>
      <w:ins w:id="114" w:author="Tran Ba Tien" w:date="2011-03-20T13:16:00Z">
        <w:r>
          <w:rPr>
            <w:b/>
            <w:u w:val="single"/>
          </w:rPr>
          <w:t xml:space="preserve"> &amp; Maung Tin Kyaw Oo</w:t>
        </w:r>
      </w:ins>
      <w:r>
        <w:t xml:space="preserve"> will evaluate the financial, technical and timescale impacts on the project, and will discuss these issues with </w:t>
      </w:r>
      <w:r>
        <w:rPr>
          <w:b/>
          <w:u w:val="single"/>
        </w:rPr>
        <w:t>Truong Thieu Duong</w:t>
      </w:r>
      <w:r>
        <w:t>;</w:t>
      </w:r>
    </w:p>
    <w:p w:rsidR="007439FF" w:rsidRDefault="007439FF" w:rsidP="00577227">
      <w:pPr>
        <w:pStyle w:val="ListParagraph"/>
        <w:numPr>
          <w:ilvl w:val="0"/>
          <w:numId w:val="11"/>
          <w:numberingChange w:id="115" w:author="Tran Ba Tien" w:date="2011-03-20T12:58:00Z" w:original="%1:3:0:."/>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7439FF" w:rsidRDefault="007439FF" w:rsidP="00577227">
      <w:pPr>
        <w:pStyle w:val="ListParagraph"/>
        <w:numPr>
          <w:ilvl w:val="0"/>
          <w:numId w:val="11"/>
          <w:numberingChange w:id="116" w:author="Tran Ba Tien" w:date="2011-03-20T12:58:00Z" w:original="%1:4:0:."/>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w:t>
      </w:r>
      <w:ins w:id="117" w:author="Tran Ba Tien" w:date="2011-03-20T13:17:00Z">
        <w:r>
          <w:t xml:space="preserve">Maung </w:t>
        </w:r>
      </w:ins>
      <w:r w:rsidRPr="00D20297">
        <w:rPr>
          <w:b/>
          <w:u w:val="single"/>
        </w:rPr>
        <w:t>Tin Kyaw Oo</w:t>
      </w:r>
      <w:r>
        <w:t xml:space="preserve"> and </w:t>
      </w:r>
      <w:r w:rsidRPr="00D20297">
        <w:rPr>
          <w:b/>
          <w:u w:val="single"/>
        </w:rPr>
        <w:t>Alvin Chang</w:t>
      </w:r>
      <w:r>
        <w:t>.</w:t>
      </w:r>
    </w:p>
    <w:p w:rsidR="007439FF" w:rsidRDefault="007439FF" w:rsidP="00130C11">
      <w:pPr>
        <w:ind w:left="720"/>
        <w:jc w:val="both"/>
      </w:pPr>
      <w:r>
        <w:t>All internal correspondence generated by the above change procedure will be filed at GG/COMS/MC.2.</w:t>
      </w:r>
    </w:p>
    <w:p w:rsidR="007439FF" w:rsidRDefault="007439FF" w:rsidP="00577227">
      <w:pPr>
        <w:pStyle w:val="Heading2"/>
        <w:jc w:val="both"/>
      </w:pPr>
      <w:bookmarkStart w:id="118" w:name="_Toc288385602"/>
      <w:r>
        <w:t>9.2</w:t>
      </w:r>
      <w:r>
        <w:tab/>
        <w:t>Documentation Control</w:t>
      </w:r>
      <w:bookmarkEnd w:id="118"/>
    </w:p>
    <w:p w:rsidR="007439FF" w:rsidRDefault="007439FF" w:rsidP="00577227">
      <w:pPr>
        <w:ind w:left="720"/>
        <w:jc w:val="both"/>
      </w:pPr>
      <w:r>
        <w:t>For all the system and management deliverable documents defined in Figures 5.1 and 5.2, the following document control procedures will be applied:</w:t>
      </w:r>
    </w:p>
    <w:p w:rsidR="007439FF" w:rsidRDefault="007439FF" w:rsidP="00577227">
      <w:pPr>
        <w:pStyle w:val="Heading3"/>
        <w:jc w:val="both"/>
      </w:pPr>
      <w:bookmarkStart w:id="119" w:name="_Toc288385603"/>
      <w:r>
        <w:t>9.2.1</w:t>
      </w:r>
      <w:r>
        <w:tab/>
        <w:t>Reference Numbers</w:t>
      </w:r>
      <w:bookmarkEnd w:id="119"/>
    </w:p>
    <w:p w:rsidR="007439FF" w:rsidRDefault="007439FF" w:rsidP="00577227">
      <w:pPr>
        <w:ind w:left="720"/>
        <w:jc w:val="both"/>
      </w:pPr>
      <w:r>
        <w:t>All project deliverable documents must have a reference number. These numbers will be allocated according to the rules laid down in the Project Filing Procedure (filed at GG/COMS/MQ.2/2).</w:t>
      </w:r>
    </w:p>
    <w:p w:rsidR="007439FF" w:rsidRDefault="007439FF" w:rsidP="00577227">
      <w:pPr>
        <w:pStyle w:val="Heading3"/>
        <w:jc w:val="both"/>
      </w:pPr>
      <w:bookmarkStart w:id="120" w:name="_Toc288385604"/>
      <w:r>
        <w:t>9.2.2</w:t>
      </w:r>
      <w:r>
        <w:tab/>
        <w:t>Approval Procedures</w:t>
      </w:r>
      <w:bookmarkEnd w:id="120"/>
    </w:p>
    <w:p w:rsidR="007439FF" w:rsidRDefault="007439FF" w:rsidP="00577227">
      <w:pPr>
        <w:ind w:left="720"/>
        <w:jc w:val="both"/>
      </w:pPr>
      <w:r>
        <w:t>The title page and the approval record must be completed by both an Approver and</w:t>
      </w:r>
      <w:ins w:id="121" w:author="Tran Ba Tien" w:date="2011-03-20T13:18:00Z">
        <w:r>
          <w:t>/or</w:t>
        </w:r>
      </w:ins>
      <w:r>
        <w:t xml:space="preserve"> an Authoriser prior to the release of any new version of any project deliverable document.</w:t>
      </w:r>
    </w:p>
    <w:p w:rsidR="007439FF" w:rsidRDefault="007439FF" w:rsidP="00577227">
      <w:pPr>
        <w:pStyle w:val="Heading3"/>
        <w:jc w:val="both"/>
      </w:pPr>
      <w:bookmarkStart w:id="122" w:name="_Toc288385605"/>
      <w:r>
        <w:t>9.2.3</w:t>
      </w:r>
      <w:r>
        <w:tab/>
        <w:t>First Version</w:t>
      </w:r>
      <w:bookmarkEnd w:id="122"/>
    </w:p>
    <w:p w:rsidR="007439FF" w:rsidRDefault="007439F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7439FF" w:rsidRDefault="007439FF" w:rsidP="00577227">
      <w:pPr>
        <w:pStyle w:val="Heading3"/>
        <w:jc w:val="both"/>
      </w:pPr>
      <w:bookmarkStart w:id="123" w:name="_Toc288385606"/>
      <w:r>
        <w:lastRenderedPageBreak/>
        <w:t>9.2.4</w:t>
      </w:r>
      <w:r>
        <w:tab/>
        <w:t>Updated Versions</w:t>
      </w:r>
      <w:bookmarkEnd w:id="123"/>
    </w:p>
    <w:p w:rsidR="007439FF" w:rsidRDefault="007439FF" w:rsidP="00577227">
      <w:pPr>
        <w:ind w:left="720"/>
        <w:jc w:val="both"/>
      </w:pPr>
      <w:r>
        <w:t xml:space="preserve">When a document is amended, the version number of the document will be increased by 1. </w:t>
      </w:r>
      <w:ins w:id="124" w:author="Tran Ba Tien" w:date="2011-03-20T13:20:00Z">
        <w:r>
          <w:t xml:space="preserve">For example, version 1 would be changed to version 2. </w:t>
        </w:r>
      </w:ins>
      <w:ins w:id="125" w:author="Tran Ba Tien" w:date="2011-03-20T13:19:00Z">
        <w:r>
          <w:t xml:space="preserve">Changes made after a review will increase the minor version number (.1), </w:t>
        </w:r>
      </w:ins>
      <w:ins w:id="126" w:author="Tran Ba Tien" w:date="2011-03-20T13:20:00Z">
        <w:r>
          <w:t xml:space="preserve">for example 1 will become 1.1. </w:t>
        </w:r>
      </w:ins>
      <w:del w:id="127" w:author="Tran Ba Tien" w:date="2011-03-20T13:20:00Z">
        <w:r w:rsidDel="00887F8E">
          <w:delText xml:space="preserve">For example, version 1 would be changed to version 2. </w:delText>
        </w:r>
      </w:del>
      <w:r>
        <w:t>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7439FF" w:rsidRDefault="007439FF" w:rsidP="00577227">
      <w:pPr>
        <w:pStyle w:val="Heading3"/>
        <w:jc w:val="both"/>
      </w:pPr>
      <w:bookmarkStart w:id="128" w:name="_Toc288385607"/>
      <w:r>
        <w:t>9.2.5</w:t>
      </w:r>
      <w:r>
        <w:tab/>
        <w:t>Filing</w:t>
      </w:r>
      <w:bookmarkEnd w:id="128"/>
    </w:p>
    <w:p w:rsidR="007439FF" w:rsidRDefault="007439FF" w:rsidP="00577227">
      <w:pPr>
        <w:ind w:left="720"/>
        <w:jc w:val="both"/>
      </w:pPr>
      <w:r>
        <w:t xml:space="preserve">A </w:t>
      </w:r>
      <w:ins w:id="129" w:author="Tran Ba Tien" w:date="2011-03-20T13:21:00Z">
        <w:r>
          <w:t>soft</w:t>
        </w:r>
      </w:ins>
      <w:r>
        <w:t xml:space="preserve">copy of each document should be </w:t>
      </w:r>
      <w:del w:id="130" w:author="Tran Ba Tien" w:date="2011-03-20T13:21:00Z">
        <w:r w:rsidDel="00887F8E">
          <w:delText>physically filed</w:delText>
        </w:r>
      </w:del>
      <w:ins w:id="131" w:author="Tran Ba Tien" w:date="2011-03-20T13:21:00Z">
        <w:r>
          <w:t>stored</w:t>
        </w:r>
      </w:ins>
      <w:r>
        <w:t xml:space="preserve"> in the appropriate sub-file - this includes ALL issued versions of each document.</w:t>
      </w:r>
    </w:p>
    <w:p w:rsidR="007439FF" w:rsidRDefault="007439FF" w:rsidP="00577227">
      <w:pPr>
        <w:ind w:left="720"/>
        <w:jc w:val="both"/>
      </w:pPr>
    </w:p>
    <w:p w:rsidR="007439FF" w:rsidRDefault="007439FF" w:rsidP="00577227">
      <w:pPr>
        <w:pStyle w:val="Heading2"/>
        <w:jc w:val="both"/>
      </w:pPr>
      <w:bookmarkStart w:id="132" w:name="_Toc288385608"/>
      <w:r>
        <w:t>9.3</w:t>
      </w:r>
      <w:r>
        <w:tab/>
        <w:t>Software Configuration Management</w:t>
      </w:r>
      <w:bookmarkEnd w:id="132"/>
    </w:p>
    <w:p w:rsidR="007439FF" w:rsidRDefault="007439FF"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7439FF" w:rsidRDefault="007439FF" w:rsidP="00577227">
      <w:pPr>
        <w:pStyle w:val="Heading3"/>
        <w:jc w:val="both"/>
      </w:pPr>
      <w:bookmarkStart w:id="133" w:name="_Toc288385609"/>
      <w:r>
        <w:t>9.3.1</w:t>
      </w:r>
      <w:r>
        <w:tab/>
        <w:t>Observation Reports</w:t>
      </w:r>
      <w:bookmarkEnd w:id="133"/>
    </w:p>
    <w:p w:rsidR="007439FF" w:rsidRDefault="007439FF" w:rsidP="00577227">
      <w:pPr>
        <w:ind w:left="720"/>
        <w:jc w:val="both"/>
      </w:pPr>
      <w:r>
        <w:t>Reports of errors or problems incurred by users while using the system, or suggestions for enhancements will be recorded using a Change Request Form (see Appendix A/</w:t>
      </w:r>
      <w:ins w:id="134" w:author="Tran Ba Tien" w:date="2011-03-20T13:24:00Z">
        <w:r>
          <w:t>7</w:t>
        </w:r>
      </w:ins>
      <w:del w:id="135" w:author="Tran Ba Tien" w:date="2011-03-20T13:24:00Z">
        <w:r w:rsidDel="00887F8E">
          <w:delText>8</w:delText>
        </w:r>
      </w:del>
      <w:r>
        <w:t xml:space="preserve">). These will be filed at GG/COMS/TC.1 and copied to </w:t>
      </w:r>
      <w:r w:rsidRPr="00D20297">
        <w:rPr>
          <w:b/>
          <w:u w:val="single"/>
        </w:rPr>
        <w:t>Tran Ba Tien</w:t>
      </w:r>
      <w:r>
        <w:t>.</w:t>
      </w:r>
      <w:ins w:id="136" w:author="Tran Ba Tien" w:date="2011-03-20T13:32:00Z">
        <w:r>
          <w:t xml:space="preserve"> The Enhancement Specification document will record the list of </w:t>
        </w:r>
      </w:ins>
      <w:ins w:id="137" w:author="Tran Ba Tien" w:date="2011-03-20T13:33:00Z">
        <w:r>
          <w:t xml:space="preserve">changes specified in </w:t>
        </w:r>
      </w:ins>
      <w:ins w:id="138" w:author="Tran Ba Tien" w:date="2011-03-20T13:32:00Z">
        <w:r>
          <w:t>the Change Request Form</w:t>
        </w:r>
      </w:ins>
      <w:ins w:id="139" w:author="Tran Ba Tien" w:date="2011-03-20T13:33:00Z">
        <w:r>
          <w:t>s</w:t>
        </w:r>
      </w:ins>
      <w:ins w:id="140" w:author="Tran Ba Tien" w:date="2011-03-20T13:32:00Z">
        <w:r>
          <w:t>.</w:t>
        </w:r>
      </w:ins>
    </w:p>
    <w:p w:rsidR="007439FF" w:rsidRDefault="007439FF" w:rsidP="00577227">
      <w:pPr>
        <w:pStyle w:val="Heading3"/>
        <w:jc w:val="both"/>
      </w:pPr>
      <w:bookmarkStart w:id="141" w:name="_Toc288385610"/>
      <w:r>
        <w:t>9.3.2</w:t>
      </w:r>
      <w:r>
        <w:tab/>
        <w:t>Change Authority</w:t>
      </w:r>
      <w:bookmarkEnd w:id="141"/>
    </w:p>
    <w:p w:rsidR="007439FF" w:rsidRDefault="007439FF"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7439FF" w:rsidRDefault="007439FF" w:rsidP="00577227">
      <w:pPr>
        <w:pStyle w:val="Heading3"/>
        <w:jc w:val="both"/>
      </w:pPr>
      <w:bookmarkStart w:id="142" w:name="_Toc288385611"/>
      <w:r>
        <w:t>9.3.3</w:t>
      </w:r>
      <w:r>
        <w:tab/>
        <w:t>Record of Changes</w:t>
      </w:r>
      <w:bookmarkEnd w:id="142"/>
    </w:p>
    <w:p w:rsidR="007439FF" w:rsidRDefault="007439FF" w:rsidP="00577227">
      <w:pPr>
        <w:ind w:left="720"/>
        <w:jc w:val="both"/>
      </w:pPr>
      <w:del w:id="143" w:author="Tran Ba Tien" w:date="2011-03-20T13:34:00Z">
        <w:r w:rsidDel="007E2EB7">
          <w:delText>Each change will be recorded in the Changes Log, filed at GG/COMS/TC.2. The log will specify the modules that were changed and present listing of the changed modules. The lines of code that were changed in each module will be highlighted.</w:delText>
        </w:r>
      </w:del>
      <w:ins w:id="144" w:author="Tran Ba Tien" w:date="2011-03-20T13:34:00Z">
        <w:r>
          <w:t xml:space="preserve">The changes for the source code can be referenced via the version history stored in the version control in our softcopy store(i.e. </w:t>
        </w:r>
      </w:ins>
      <w:ins w:id="145" w:author="Tran Ba Tien" w:date="2011-03-20T13:35:00Z">
        <w:r>
          <w:t xml:space="preserve">subversion). </w:t>
        </w:r>
      </w:ins>
    </w:p>
    <w:p w:rsidR="007439FF" w:rsidRDefault="007439FF" w:rsidP="00577227">
      <w:pPr>
        <w:pStyle w:val="Heading3"/>
        <w:jc w:val="both"/>
      </w:pPr>
      <w:bookmarkStart w:id="146" w:name="_Toc288385612"/>
      <w:r>
        <w:t>9.3.4</w:t>
      </w:r>
      <w:r>
        <w:tab/>
        <w:t>Testing of Changes</w:t>
      </w:r>
      <w:bookmarkEnd w:id="146"/>
    </w:p>
    <w:p w:rsidR="007439FF" w:rsidRDefault="007439FF" w:rsidP="00577227">
      <w:pPr>
        <w:ind w:left="720"/>
        <w:jc w:val="both"/>
      </w:pPr>
      <w:r>
        <w:t xml:space="preserve">The testing and verification of the changes made to the software will be recorded in </w:t>
      </w:r>
      <w:del w:id="147" w:author="Tran Ba Tien" w:date="2011-03-20T13:44:00Z">
        <w:r w:rsidDel="0051489C">
          <w:delText>the Testing Log, filed at GG/COMS/TC.3</w:delText>
        </w:r>
      </w:del>
      <w:ins w:id="148" w:author="Tran Ba Tien" w:date="2011-03-20T13:44:00Z">
        <w:r>
          <w:t>a bugtracker</w:t>
        </w:r>
      </w:ins>
      <w:ins w:id="149" w:author="Tran Ba Tien" w:date="2011-03-20T13:46:00Z">
        <w:r>
          <w:t xml:space="preserve"> software</w:t>
        </w:r>
      </w:ins>
      <w:r>
        <w:t>. This</w:t>
      </w:r>
      <w:del w:id="150" w:author="Tran Ba Tien" w:date="2011-03-20T13:46:00Z">
        <w:r w:rsidDel="0051489C">
          <w:delText xml:space="preserve"> log</w:delText>
        </w:r>
      </w:del>
      <w:r>
        <w:t xml:space="preserve"> will list the testing activities that were carried out for each change, verify that all tests were successful, and </w:t>
      </w:r>
      <w:r>
        <w:lastRenderedPageBreak/>
        <w:t>provide references to the project files (typically workfiles) that contain the details of the tests and test results.</w:t>
      </w:r>
    </w:p>
    <w:p w:rsidR="007439FF" w:rsidRDefault="007439FF" w:rsidP="00577227">
      <w:pPr>
        <w:pStyle w:val="Heading3"/>
        <w:jc w:val="both"/>
      </w:pPr>
      <w:bookmarkStart w:id="151" w:name="_Toc288385613"/>
      <w:r>
        <w:t>9.3.5</w:t>
      </w:r>
      <w:r>
        <w:tab/>
        <w:t>Software Configuration</w:t>
      </w:r>
      <w:bookmarkEnd w:id="151"/>
    </w:p>
    <w:p w:rsidR="007439FF" w:rsidRDefault="007439FF" w:rsidP="00577227">
      <w:pPr>
        <w:ind w:left="720"/>
        <w:jc w:val="both"/>
      </w:pPr>
      <w:r>
        <w:t xml:space="preserve">A Configuration Log will be kept of all versions of the software that are issued in terms of the program modules that comprise each version and the hardware configuration. </w:t>
      </w:r>
      <w:del w:id="152" w:author="Tran Ba Tien" w:date="2011-03-20T13:50:00Z">
        <w:r w:rsidDel="0051489C">
          <w:delText xml:space="preserve">This will also make reference to hard copy listings that will be taken of the modules and the magnetic media (eg magnetic tapes) that contain all aspects of each issued version. </w:delText>
        </w:r>
      </w:del>
      <w:r>
        <w:t>The log will be filed at GG/COMS/TC.</w:t>
      </w:r>
      <w:ins w:id="153" w:author="Tran Ba Tien" w:date="2011-03-20T13:49:00Z">
        <w:r>
          <w:t>3</w:t>
        </w:r>
      </w:ins>
      <w:del w:id="154" w:author="Tran Ba Tien" w:date="2011-03-20T13:49:00Z">
        <w:r w:rsidDel="0051489C">
          <w:delText>4</w:delText>
        </w:r>
      </w:del>
      <w:r>
        <w:t>.</w:t>
      </w:r>
    </w:p>
    <w:p w:rsidR="007439FF" w:rsidRDefault="007439FF">
      <w:pPr>
        <w:rPr>
          <w:lang w:val="en-US"/>
        </w:rPr>
      </w:pPr>
      <w:r>
        <w:rPr>
          <w:lang w:val="en-US"/>
        </w:rPr>
        <w:br w:type="page"/>
      </w:r>
    </w:p>
    <w:p w:rsidR="007439FF" w:rsidRDefault="007439FF" w:rsidP="00376690">
      <w:pPr>
        <w:pStyle w:val="Heading1"/>
      </w:pPr>
      <w:bookmarkStart w:id="155" w:name="_Toc288385614"/>
      <w:r>
        <w:t>10.</w:t>
      </w:r>
      <w:r>
        <w:tab/>
        <w:t>USER CONTROL</w:t>
      </w:r>
      <w:bookmarkEnd w:id="155"/>
    </w:p>
    <w:p w:rsidR="007439FF" w:rsidRDefault="007439FF" w:rsidP="00A2077B">
      <w:pPr>
        <w:ind w:left="720"/>
        <w:jc w:val="both"/>
      </w:pPr>
      <w:r>
        <w:t xml:space="preserve">To ensure that effective liaison occurs with </w:t>
      </w:r>
      <w:r>
        <w:rPr>
          <w:b/>
          <w:u w:val="single"/>
        </w:rPr>
        <w:t>Truong Thieu Duong</w:t>
      </w:r>
      <w:r>
        <w:t>, the following procedures will be applied.</w:t>
      </w:r>
    </w:p>
    <w:p w:rsidR="007439FF" w:rsidRDefault="007439FF" w:rsidP="00376690">
      <w:pPr>
        <w:pStyle w:val="Heading2"/>
        <w:jc w:val="both"/>
      </w:pPr>
      <w:bookmarkStart w:id="156" w:name="_Toc288385615"/>
      <w:r>
        <w:t>10.1</w:t>
      </w:r>
      <w:r>
        <w:tab/>
        <w:t>User Requirements Specification.</w:t>
      </w:r>
      <w:bookmarkEnd w:id="156"/>
    </w:p>
    <w:p w:rsidR="007439FF" w:rsidRDefault="007439FF"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7439FF" w:rsidRDefault="007439FF"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7439FF" w:rsidRDefault="007439FF" w:rsidP="00376690">
      <w:pPr>
        <w:pStyle w:val="Heading2"/>
        <w:jc w:val="both"/>
      </w:pPr>
      <w:bookmarkStart w:id="157" w:name="_Toc288385616"/>
      <w:r>
        <w:t>10.2.</w:t>
      </w:r>
      <w:r>
        <w:tab/>
        <w:t>Prototyping.</w:t>
      </w:r>
      <w:bookmarkEnd w:id="157"/>
    </w:p>
    <w:p w:rsidR="007439FF" w:rsidRDefault="007439FF" w:rsidP="00376690">
      <w:pPr>
        <w:ind w:left="720"/>
        <w:jc w:val="both"/>
      </w:pPr>
      <w:r>
        <w:t>The detailed requirements for the software to be developed will be determined by creating a series of prototypes using the</w:t>
      </w:r>
      <w:ins w:id="158" w:author="Tran Ba Tien" w:date="2011-03-20T13:51:00Z">
        <w:r>
          <w:t xml:space="preserve"> </w:t>
        </w:r>
      </w:ins>
      <w:del w:id="159" w:author="Tran Ba Tien" w:date="2011-03-20T13:51:00Z">
        <w:r w:rsidDel="0051489C">
          <w:delText xml:space="preserve"> C# </w:delText>
        </w:r>
      </w:del>
      <w:r>
        <w:t xml:space="preserve">.NET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7439FF" w:rsidRDefault="007439F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7439FF" w:rsidRDefault="007439FF" w:rsidP="00376690">
      <w:pPr>
        <w:pStyle w:val="Heading2"/>
        <w:jc w:val="both"/>
      </w:pPr>
      <w:bookmarkStart w:id="160" w:name="_Toc288385617"/>
      <w:r>
        <w:t>10.3.</w:t>
      </w:r>
      <w:r>
        <w:tab/>
        <w:t>System Specification.</w:t>
      </w:r>
      <w:bookmarkEnd w:id="160"/>
    </w:p>
    <w:p w:rsidR="007439FF" w:rsidRDefault="007439FF" w:rsidP="00376690">
      <w:pPr>
        <w:ind w:left="720"/>
        <w:jc w:val="both"/>
      </w:pPr>
      <w:r>
        <w:rPr>
          <w:b/>
          <w:u w:val="single"/>
        </w:rPr>
        <w:t>Truong Thieu Duong</w:t>
      </w:r>
      <w:r>
        <w:t xml:space="preserve"> will be issued with the second draft of the document. </w:t>
      </w:r>
      <w:del w:id="161" w:author="Tran Ba Tien" w:date="2011-03-20T13:54:00Z">
        <w:r w:rsidDel="0051489C">
          <w:delText xml:space="preserve">A meeting will then be held with </w:delText>
        </w:r>
        <w:r w:rsidDel="0051489C">
          <w:rPr>
            <w:b/>
            <w:u w:val="single"/>
          </w:rPr>
          <w:delText>Truong Thieu Duong</w:delText>
        </w:r>
        <w:r w:rsidDel="0051489C">
          <w:delText xml:space="preserve"> to explain the document and determine any required changes</w:delText>
        </w:r>
      </w:del>
      <w:ins w:id="162" w:author="Tran Ba Tien" w:date="2011-03-20T13:54:00Z">
        <w:r>
          <w:t>Any changes will be communicated to the project team via email and/or phone</w:t>
        </w:r>
      </w:ins>
      <w:r>
        <w:t xml:space="preserve">. A final version of the document will then be issued incorporating these changes. </w:t>
      </w:r>
    </w:p>
    <w:p w:rsidR="007439FF" w:rsidRDefault="007439FF"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7439FF" w:rsidRDefault="007439FF" w:rsidP="00376690">
      <w:pPr>
        <w:pStyle w:val="Heading2"/>
        <w:jc w:val="both"/>
      </w:pPr>
      <w:bookmarkStart w:id="163" w:name="_Toc288385618"/>
      <w:r>
        <w:t>10.4.</w:t>
      </w:r>
      <w:r>
        <w:tab/>
        <w:t>Enhancement Specification.</w:t>
      </w:r>
      <w:bookmarkEnd w:id="163"/>
    </w:p>
    <w:p w:rsidR="007439FF" w:rsidRDefault="007439FF" w:rsidP="00376690">
      <w:pPr>
        <w:ind w:firstLine="720"/>
        <w:jc w:val="both"/>
      </w:pPr>
      <w:r>
        <w:t>As described above for the System Specification.</w:t>
      </w:r>
    </w:p>
    <w:p w:rsidR="007439FF" w:rsidRDefault="007439FF" w:rsidP="00376690">
      <w:pPr>
        <w:pStyle w:val="Heading2"/>
        <w:jc w:val="both"/>
      </w:pPr>
      <w:bookmarkStart w:id="164" w:name="_Toc288385619"/>
      <w:r>
        <w:t>10.5.</w:t>
      </w:r>
      <w:r>
        <w:tab/>
        <w:t>User Trial Plan.</w:t>
      </w:r>
      <w:bookmarkEnd w:id="164"/>
    </w:p>
    <w:p w:rsidR="007439FF" w:rsidRDefault="007439FF" w:rsidP="00376690">
      <w:pPr>
        <w:ind w:firstLine="720"/>
        <w:jc w:val="both"/>
      </w:pPr>
      <w:r>
        <w:t>As described above for the System Specification.</w:t>
      </w:r>
    </w:p>
    <w:p w:rsidR="007439FF" w:rsidRDefault="007439FF" w:rsidP="00376690">
      <w:pPr>
        <w:pStyle w:val="Heading2"/>
        <w:jc w:val="both"/>
      </w:pPr>
      <w:bookmarkStart w:id="165" w:name="_Toc288385620"/>
      <w:r>
        <w:lastRenderedPageBreak/>
        <w:t>10.6.</w:t>
      </w:r>
      <w:r>
        <w:tab/>
        <w:t>User’s Manual.</w:t>
      </w:r>
      <w:bookmarkEnd w:id="165"/>
    </w:p>
    <w:p w:rsidR="007439FF" w:rsidRDefault="007439FF" w:rsidP="00376690">
      <w:pPr>
        <w:ind w:firstLine="720"/>
        <w:jc w:val="both"/>
      </w:pPr>
      <w:r>
        <w:t>As described above for the System Specification.</w:t>
      </w:r>
    </w:p>
    <w:p w:rsidR="007439FF" w:rsidRDefault="007439FF" w:rsidP="00376690">
      <w:pPr>
        <w:pStyle w:val="Heading2"/>
        <w:jc w:val="both"/>
      </w:pPr>
      <w:bookmarkStart w:id="166" w:name="_Toc288385621"/>
      <w:r>
        <w:t>10.7.</w:t>
      </w:r>
      <w:r>
        <w:tab/>
        <w:t>Acceptance of the Software.</w:t>
      </w:r>
      <w:bookmarkEnd w:id="166"/>
    </w:p>
    <w:p w:rsidR="007439FF" w:rsidRDefault="007439F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7439FF" w:rsidRDefault="007439F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7439FF" w:rsidRDefault="007439FF" w:rsidP="00B01564">
      <w:pPr>
        <w:jc w:val="both"/>
      </w:pPr>
    </w:p>
    <w:p w:rsidR="007439FF" w:rsidRDefault="007439FF" w:rsidP="00B01564">
      <w:pPr>
        <w:jc w:val="both"/>
      </w:pPr>
    </w:p>
    <w:p w:rsidR="007439FF" w:rsidRDefault="007439FF" w:rsidP="00B01564">
      <w:pPr>
        <w:jc w:val="both"/>
        <w:sectPr w:rsidR="007439FF" w:rsidSect="00EB351B">
          <w:headerReference w:type="default" r:id="rId16"/>
          <w:footerReference w:type="default" r:id="rId17"/>
          <w:pgSz w:w="11906" w:h="16838"/>
          <w:pgMar w:top="1440" w:right="1440" w:bottom="1440" w:left="1440" w:header="708" w:footer="708" w:gutter="0"/>
          <w:pgNumType w:start="1"/>
          <w:cols w:space="708"/>
          <w:docGrid w:linePitch="360"/>
        </w:sectPr>
      </w:pPr>
    </w:p>
    <w:p w:rsidR="007439FF" w:rsidRDefault="007439FF" w:rsidP="00BD66C5">
      <w:pPr>
        <w:pStyle w:val="Heading1"/>
      </w:pPr>
      <w:bookmarkStart w:id="167" w:name="_Toc288385622"/>
      <w:r>
        <w:lastRenderedPageBreak/>
        <w:t>Appendix A: PROJECT PROFORMA.</w:t>
      </w:r>
      <w:bookmarkEnd w:id="167"/>
    </w:p>
    <w:p w:rsidR="007439FF" w:rsidRPr="00BD66C5" w:rsidRDefault="007439FF" w:rsidP="00C0617A">
      <w:pPr>
        <w:ind w:left="720"/>
        <w:jc w:val="both"/>
        <w:rPr>
          <w:rFonts w:ascii="Cambria" w:hAnsi="Cambria"/>
        </w:rPr>
      </w:pPr>
      <w:r>
        <w:t>The aim of this appendix is present examples of the administrative proforma that will be used by the project. These are as follows:</w:t>
      </w:r>
    </w:p>
    <w:p w:rsidR="007439FF" w:rsidRDefault="007439FF" w:rsidP="00BD66C5">
      <w:pPr>
        <w:pStyle w:val="ListParagraph"/>
        <w:numPr>
          <w:ilvl w:val="0"/>
          <w:numId w:val="15"/>
          <w:numberingChange w:id="168" w:author="Tran Ba Tien" w:date="2011-03-20T12:58:00Z" w:original="%1:1:0:."/>
        </w:numPr>
      </w:pPr>
      <w:r>
        <w:t>Master File Directory Form (MFD);</w:t>
      </w:r>
    </w:p>
    <w:p w:rsidR="007439FF" w:rsidRDefault="007439FF" w:rsidP="00BD66C5">
      <w:pPr>
        <w:pStyle w:val="ListParagraph"/>
        <w:numPr>
          <w:ilvl w:val="0"/>
          <w:numId w:val="15"/>
          <w:numberingChange w:id="169" w:author="Tran Ba Tien" w:date="2011-03-20T12:58:00Z" w:original="%1:2:0:."/>
        </w:numPr>
      </w:pPr>
      <w:r>
        <w:t>File Contents Form;</w:t>
      </w:r>
    </w:p>
    <w:p w:rsidR="007439FF" w:rsidRDefault="007439FF" w:rsidP="00BD66C5">
      <w:pPr>
        <w:pStyle w:val="ListParagraph"/>
        <w:numPr>
          <w:ilvl w:val="0"/>
          <w:numId w:val="15"/>
          <w:numberingChange w:id="170" w:author="Tran Ba Tien" w:date="2011-03-20T12:58:00Z" w:original="%1:3:0:."/>
        </w:numPr>
      </w:pPr>
      <w:r>
        <w:t>Amendment Record Form;</w:t>
      </w:r>
    </w:p>
    <w:p w:rsidR="007439FF" w:rsidRDefault="007439FF" w:rsidP="00BD66C5">
      <w:pPr>
        <w:pStyle w:val="ListParagraph"/>
        <w:numPr>
          <w:ilvl w:val="0"/>
          <w:numId w:val="15"/>
          <w:numberingChange w:id="171" w:author="Tran Ba Tien" w:date="2011-03-20T12:58:00Z" w:original="%1:4:0:."/>
        </w:numPr>
      </w:pPr>
      <w:r>
        <w:t>Work Instruction Form;</w:t>
      </w:r>
    </w:p>
    <w:p w:rsidR="007439FF" w:rsidRDefault="007439FF" w:rsidP="00BD66C5">
      <w:pPr>
        <w:pStyle w:val="ListParagraph"/>
        <w:numPr>
          <w:ilvl w:val="0"/>
          <w:numId w:val="15"/>
          <w:numberingChange w:id="172" w:author="Tran Ba Tien" w:date="2011-03-20T12:58:00Z" w:original="%1:5:0:."/>
        </w:numPr>
      </w:pPr>
      <w:r>
        <w:t>Time Reporting Form;</w:t>
      </w:r>
    </w:p>
    <w:p w:rsidR="007439FF" w:rsidRDefault="007439FF" w:rsidP="00BD66C5">
      <w:pPr>
        <w:pStyle w:val="ListParagraph"/>
        <w:numPr>
          <w:ilvl w:val="0"/>
          <w:numId w:val="15"/>
          <w:numberingChange w:id="173" w:author="Tran Ba Tien" w:date="2011-03-20T12:58:00Z" w:original="%1:6:0:."/>
        </w:numPr>
      </w:pPr>
      <w:r>
        <w:t>Situation Report Form; and</w:t>
      </w:r>
    </w:p>
    <w:p w:rsidR="007439FF" w:rsidRDefault="007439FF" w:rsidP="00BD66C5">
      <w:pPr>
        <w:pStyle w:val="ListParagraph"/>
        <w:numPr>
          <w:ilvl w:val="0"/>
          <w:numId w:val="15"/>
          <w:numberingChange w:id="174" w:author="Tran Ba Tien" w:date="2011-03-20T12:58:00Z" w:original="%1:7:0:."/>
        </w:numPr>
      </w:pPr>
      <w:r>
        <w:t>Change Request Form.</w:t>
      </w:r>
    </w:p>
    <w:p w:rsidR="007439FF" w:rsidRDefault="007439FF">
      <w:pPr>
        <w:rPr>
          <w:lang w:val="en-US"/>
        </w:rPr>
      </w:pPr>
      <w:r>
        <w:rPr>
          <w:lang w:val="en-US"/>
        </w:rPr>
        <w:br w:type="page"/>
      </w: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180"/>
        <w:gridCol w:w="260"/>
        <w:gridCol w:w="180"/>
        <w:gridCol w:w="720"/>
        <w:gridCol w:w="360"/>
        <w:gridCol w:w="360"/>
        <w:gridCol w:w="360"/>
        <w:gridCol w:w="360"/>
        <w:gridCol w:w="360"/>
        <w:gridCol w:w="180"/>
        <w:gridCol w:w="180"/>
        <w:gridCol w:w="720"/>
        <w:gridCol w:w="360"/>
        <w:gridCol w:w="360"/>
        <w:gridCol w:w="720"/>
      </w:tblGrid>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Master File Directory Form</w:t>
            </w:r>
            <w:r>
              <w:rPr>
                <w:sz w:val="2"/>
                <w:szCs w:val="2"/>
              </w:rPr>
              <w:tab/>
            </w:r>
            <w:r>
              <w:rPr>
                <w:b w:val="0"/>
                <w:sz w:val="16"/>
                <w:szCs w:val="16"/>
              </w:rPr>
              <w:t>GG/Forms/MFD</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ins w:id="175" w:author="Tran Ba Tien" w:date="2011-03-20T13:59:00Z">
              <w:r>
                <w:rPr>
                  <w:rFonts w:ascii="Palatino" w:hAnsi="Palatino"/>
                  <w:sz w:val="20"/>
                </w:rPr>
                <w:t xml:space="preserve">&amp; </w:t>
              </w:r>
            </w:ins>
            <w:r w:rsidRPr="005A2EF4">
              <w:rPr>
                <w:rFonts w:ascii="Palatino" w:hAnsi="Palatino"/>
                <w:sz w:val="20"/>
              </w:rPr>
              <w:t xml:space="preserve">Orders  </w:t>
            </w:r>
            <w:del w:id="176" w:author="Tran Ba Tien" w:date="2011-03-20T13:59:00Z">
              <w:r w:rsidRPr="005A2EF4" w:rsidDel="00933FB4">
                <w:rPr>
                  <w:rFonts w:ascii="Palatino" w:hAnsi="Palatino"/>
                  <w:sz w:val="20"/>
                </w:rPr>
                <w:delText xml:space="preserve">&amp; </w:delText>
              </w:r>
            </w:del>
            <w:r w:rsidRPr="005A2EF4">
              <w:rPr>
                <w:rFonts w:ascii="Palatino" w:hAnsi="Palatino"/>
                <w:sz w:val="20"/>
              </w:rPr>
              <w:t xml:space="preserve">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720" w:line="240" w:lineRule="atLeast"/>
              <w:ind w:right="920"/>
              <w:rPr>
                <w:rFonts w:ascii="Palatino" w:hAnsi="Palatino"/>
                <w:b/>
                <w:sz w:val="20"/>
              </w:rPr>
            </w:pPr>
          </w:p>
        </w:tc>
      </w:tr>
      <w:tr w:rsidR="007439FF"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8"/>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Location</w:t>
            </w:r>
          </w:p>
        </w:tc>
      </w:tr>
      <w:tr w:rsidR="007439FF"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8"/>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4C5920">
            <w:pPr>
              <w:pStyle w:val="toctop"/>
              <w:rPr>
                <w:sz w:val="2"/>
                <w:szCs w:val="2"/>
              </w:rPr>
            </w:pPr>
            <w:r>
              <w:lastRenderedPageBreak/>
              <w:t>File Contents Form</w:t>
            </w:r>
            <w:r>
              <w:rPr>
                <w:sz w:val="2"/>
                <w:szCs w:val="2"/>
              </w:rPr>
              <w:tab/>
            </w:r>
            <w:r>
              <w:rPr>
                <w:b w:val="0"/>
                <w:sz w:val="18"/>
                <w:szCs w:val="18"/>
              </w:rPr>
              <w:t>GG/Forms/FCF</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ins w:id="177" w:author="Tran Ba Tien" w:date="2011-03-20T13:59:00Z">
              <w:r>
                <w:rPr>
                  <w:rFonts w:ascii="Palatino" w:hAnsi="Palatino"/>
                  <w:sz w:val="20"/>
                </w:rPr>
                <w:t xml:space="preserve">&amp; </w:t>
              </w:r>
            </w:ins>
            <w:r w:rsidRPr="005A2EF4">
              <w:rPr>
                <w:rFonts w:ascii="Palatino" w:hAnsi="Palatino"/>
                <w:sz w:val="20"/>
              </w:rPr>
              <w:t xml:space="preserve">Orders  </w:t>
            </w:r>
            <w:del w:id="178" w:author="Tran Ba Tien" w:date="2011-03-20T13:59:00Z">
              <w:r w:rsidRPr="005A2EF4" w:rsidDel="00933FB4">
                <w:rPr>
                  <w:rFonts w:ascii="Palatino" w:hAnsi="Palatino"/>
                  <w:sz w:val="20"/>
                </w:rPr>
                <w:delText xml:space="preserve">&amp; </w:delText>
              </w:r>
            </w:del>
            <w:r w:rsidRPr="005A2EF4">
              <w:rPr>
                <w:rFonts w:ascii="Palatino" w:hAnsi="Palatino"/>
                <w:sz w:val="20"/>
              </w:rPr>
              <w:t xml:space="preserve">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7439FF"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2"/>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7439FF"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8"/>
            <w:tcBorders>
              <w:top w:val="single" w:sz="12" w:space="0" w:color="auto"/>
              <w:left w:val="single" w:sz="12" w:space="0" w:color="auto"/>
              <w:right w:val="single" w:sz="12" w:space="0" w:color="auto"/>
            </w:tcBorders>
          </w:tcPr>
          <w:p w:rsidR="007439FF" w:rsidRDefault="007439FF" w:rsidP="00FF6D0E">
            <w:pPr>
              <w:pStyle w:val="toctop"/>
              <w:rPr>
                <w:sz w:val="2"/>
                <w:szCs w:val="2"/>
              </w:rPr>
            </w:pPr>
            <w:r>
              <w:lastRenderedPageBreak/>
              <w:t>Amendment Record</w:t>
            </w:r>
            <w:r>
              <w:rPr>
                <w:sz w:val="2"/>
                <w:szCs w:val="2"/>
              </w:rPr>
              <w:tab/>
            </w:r>
            <w:r>
              <w:rPr>
                <w:b w:val="0"/>
                <w:sz w:val="16"/>
                <w:szCs w:val="16"/>
              </w:rPr>
              <w:t>GG/Forms/AR</w:t>
            </w:r>
          </w:p>
        </w:tc>
      </w:tr>
      <w:tr w:rsidR="007439FF"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6"/>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ins w:id="179" w:author="Tran Ba Tien" w:date="2011-03-20T13:59:00Z">
              <w:r>
                <w:rPr>
                  <w:rFonts w:ascii="Palatino" w:hAnsi="Palatino"/>
                  <w:sz w:val="20"/>
                </w:rPr>
                <w:t xml:space="preserve">&amp; </w:t>
              </w:r>
            </w:ins>
            <w:r w:rsidRPr="005A2EF4">
              <w:rPr>
                <w:rFonts w:ascii="Palatino" w:hAnsi="Palatino"/>
                <w:sz w:val="20"/>
              </w:rPr>
              <w:t xml:space="preserve">Orders  </w:t>
            </w:r>
            <w:del w:id="180" w:author="Tran Ba Tien" w:date="2011-03-20T13:59:00Z">
              <w:r w:rsidRPr="005A2EF4" w:rsidDel="00933FB4">
                <w:rPr>
                  <w:rFonts w:ascii="Palatino" w:hAnsi="Palatino"/>
                  <w:sz w:val="20"/>
                </w:rPr>
                <w:delText xml:space="preserve">&amp; </w:delText>
              </w:r>
            </w:del>
            <w:r w:rsidRPr="005A2EF4">
              <w:rPr>
                <w:rFonts w:ascii="Palatino" w:hAnsi="Palatino"/>
                <w:sz w:val="20"/>
              </w:rPr>
              <w:t>Management System (COMS)</w:t>
            </w: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rPr>
                <w:rFonts w:ascii="Palatino" w:hAnsi="Palatino"/>
                <w:b/>
                <w:sz w:val="20"/>
              </w:rPr>
            </w:pPr>
            <w:r w:rsidRPr="005A2EF4">
              <w:rPr>
                <w:rFonts w:ascii="Palatino" w:hAnsi="Palatino"/>
                <w:b/>
                <w:sz w:val="20"/>
              </w:rPr>
              <w:t>Date</w:t>
            </w:r>
          </w:p>
        </w:tc>
        <w:tc>
          <w:tcPr>
            <w:tcW w:w="6840" w:type="dxa"/>
            <w:gridSpan w:val="16"/>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6"/>
            <w:tcBorders>
              <w:top w:val="single" w:sz="12" w:space="0" w:color="auto"/>
              <w:left w:val="single" w:sz="6" w:space="0" w:color="auto"/>
              <w:right w:val="single" w:sz="12" w:space="0" w:color="auto"/>
            </w:tcBorders>
          </w:tcPr>
          <w:p w:rsidR="007439FF" w:rsidRPr="005A2EF4" w:rsidRDefault="007439FF" w:rsidP="00FF6D0E">
            <w:pPr>
              <w:spacing w:before="120" w:after="60"/>
              <w:jc w:val="center"/>
              <w:rPr>
                <w:rFonts w:ascii="Palatino" w:hAnsi="Palatino"/>
                <w:b/>
                <w:sz w:val="20"/>
              </w:rPr>
            </w:pPr>
            <w:r w:rsidRPr="005A2EF4">
              <w:rPr>
                <w:rFonts w:ascii="Palatino" w:hAnsi="Palatino"/>
                <w:b/>
                <w:sz w:val="20"/>
              </w:rPr>
              <w:t>Version Description.</w:t>
            </w:r>
          </w:p>
        </w:tc>
      </w:tr>
      <w:tr w:rsidR="007439FF" w:rsidRPr="005A2EF4" w:rsidTr="00FF6D0E">
        <w:trPr>
          <w:cantSplit/>
        </w:trPr>
        <w:tc>
          <w:tcPr>
            <w:tcW w:w="1520" w:type="dxa"/>
            <w:gridSpan w:val="2"/>
            <w:tcBorders>
              <w:left w:val="single" w:sz="12" w:space="0" w:color="auto"/>
              <w:bottom w:val="single" w:sz="6" w:space="0" w:color="auto"/>
              <w:right w:val="single" w:sz="6" w:space="0" w:color="auto"/>
            </w:tcBorders>
          </w:tcPr>
          <w:p w:rsidR="007439FF" w:rsidRPr="005A2EF4" w:rsidRDefault="007439FF" w:rsidP="00FF6D0E">
            <w:pPr>
              <w:spacing w:before="60" w:after="240"/>
              <w:ind w:right="280"/>
              <w:jc w:val="center"/>
              <w:rPr>
                <w:rFonts w:ascii="Palatino" w:hAnsi="Palatino"/>
                <w:b/>
                <w:sz w:val="20"/>
              </w:rPr>
            </w:pPr>
          </w:p>
        </w:tc>
        <w:tc>
          <w:tcPr>
            <w:tcW w:w="6840" w:type="dxa"/>
            <w:gridSpan w:val="16"/>
            <w:tcBorders>
              <w:left w:val="single" w:sz="6" w:space="0" w:color="auto"/>
              <w:bottom w:val="single" w:sz="6" w:space="0" w:color="auto"/>
              <w:right w:val="single" w:sz="12" w:space="0" w:color="auto"/>
            </w:tcBorders>
          </w:tcPr>
          <w:p w:rsidR="007439FF" w:rsidRPr="005A2EF4" w:rsidRDefault="007439FF" w:rsidP="00FF6D0E">
            <w:pPr>
              <w:spacing w:before="60" w:after="240"/>
              <w:rPr>
                <w:rFonts w:ascii="Palatino" w:hAnsi="Palatino"/>
                <w:b/>
                <w:sz w:val="20"/>
              </w:rPr>
            </w:pP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7439FF"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Work Instruction Form</w:t>
            </w:r>
            <w:r>
              <w:rPr>
                <w:sz w:val="2"/>
                <w:szCs w:val="2"/>
              </w:rPr>
              <w:tab/>
            </w:r>
            <w:r>
              <w:rPr>
                <w:b w:val="0"/>
                <w:sz w:val="16"/>
                <w:szCs w:val="16"/>
              </w:rPr>
              <w:t>GG/Forms/WIF</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ins w:id="181" w:author="Tran Ba Tien" w:date="2011-03-20T13:59:00Z">
              <w:r>
                <w:rPr>
                  <w:rFonts w:ascii="Palatino" w:hAnsi="Palatino"/>
                  <w:sz w:val="20"/>
                </w:rPr>
                <w:t xml:space="preserve">&amp; </w:t>
              </w:r>
            </w:ins>
            <w:r w:rsidRPr="005A2EF4">
              <w:rPr>
                <w:rFonts w:ascii="Palatino" w:hAnsi="Palatino"/>
                <w:sz w:val="20"/>
              </w:rPr>
              <w:t xml:space="preserve">Orders </w:t>
            </w:r>
            <w:del w:id="182" w:author="Tran Ba Tien" w:date="2011-03-20T13:59:00Z">
              <w:r w:rsidRPr="005A2EF4" w:rsidDel="00933FB4">
                <w:rPr>
                  <w:rFonts w:ascii="Palatino" w:hAnsi="Palatino"/>
                  <w:sz w:val="20"/>
                </w:rPr>
                <w:delText xml:space="preserve"> &amp;</w:delText>
              </w:r>
            </w:del>
            <w:r w:rsidRPr="005A2EF4">
              <w:rPr>
                <w:rFonts w:ascii="Palatino" w:hAnsi="Palatino"/>
                <w:sz w:val="20"/>
              </w:rPr>
              <w:t xml:space="preserve"> Management System (COMS)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Task Title</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Generated by</w:t>
            </w: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Signature</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For use by</w:t>
            </w: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r w:rsidRPr="005A2EF4">
              <w:rPr>
                <w:rFonts w:ascii="Palatino" w:hAnsi="Palatino"/>
                <w:b/>
                <w:sz w:val="20"/>
              </w:rPr>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300" w:line="240" w:lineRule="atLeast"/>
              <w:ind w:right="-360"/>
              <w:rPr>
                <w:rFonts w:ascii="Palatino" w:hAnsi="Palatino"/>
                <w:b/>
                <w:sz w:val="20"/>
              </w:rPr>
            </w:pPr>
            <w:r w:rsidRPr="005A2EF4">
              <w:rPr>
                <w:rFonts w:ascii="Palatino" w:hAnsi="Palatino"/>
                <w:b/>
                <w:sz w:val="20"/>
              </w:rPr>
              <w:t>Related documents</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tabs>
                <w:tab w:val="left" w:pos="1260"/>
              </w:tabs>
              <w:spacing w:before="120" w:after="60" w:line="240" w:lineRule="atLeast"/>
              <w:rPr>
                <w:rFonts w:ascii="Palatino" w:hAnsi="Palatino"/>
                <w:b/>
                <w:sz w:val="20"/>
              </w:rPr>
            </w:pPr>
            <w:r w:rsidRPr="005A2EF4">
              <w:rPr>
                <w:rFonts w:ascii="Palatino" w:hAnsi="Palatino"/>
                <w:b/>
                <w:sz w:val="20"/>
              </w:rPr>
              <w:t xml:space="preserve">Project Plan   </w:t>
            </w:r>
            <w:r w:rsidRPr="005A2EF4">
              <w:rPr>
                <w:rFonts w:ascii="Palatino" w:hAnsi="Palatino"/>
                <w:sz w:val="20"/>
              </w:rPr>
              <w:t xml:space="preserve"> GG/COMS/MP.2</w:t>
            </w: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left" w:pos="900"/>
              </w:tabs>
              <w:spacing w:before="120" w:after="60" w:line="240" w:lineRule="atLeast"/>
              <w:rPr>
                <w:rFonts w:ascii="Palatino" w:hAnsi="Palatino"/>
                <w:b/>
                <w:sz w:val="20"/>
              </w:rPr>
            </w:pPr>
            <w:r w:rsidRPr="005A2EF4">
              <w:rPr>
                <w:rFonts w:ascii="Palatino" w:hAnsi="Palatino"/>
                <w:b/>
                <w:sz w:val="20"/>
              </w:rPr>
              <w:t xml:space="preserve">QA Plan  </w:t>
            </w:r>
            <w:r w:rsidRPr="005A2EF4">
              <w:rPr>
                <w:rFonts w:ascii="Palatino" w:hAnsi="Palatino"/>
                <w:sz w:val="20"/>
              </w:rPr>
              <w:t xml:space="preserve"> GG / COMS /MQ.1</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420" w:line="240" w:lineRule="atLeast"/>
              <w:ind w:right="-360"/>
              <w:rPr>
                <w:rFonts w:ascii="Palatino" w:hAnsi="Palatino"/>
                <w:b/>
                <w:sz w:val="20"/>
              </w:rPr>
            </w:pPr>
            <w:r w:rsidRPr="005A2EF4">
              <w:rPr>
                <w:rFonts w:ascii="Palatino" w:hAnsi="Palatino"/>
                <w:b/>
                <w:sz w:val="20"/>
              </w:rPr>
              <w:t>Standards</w:t>
            </w:r>
          </w:p>
        </w:tc>
      </w:tr>
      <w:tr w:rsidR="007439FF" w:rsidRPr="005A2EF4" w:rsidTr="00066288">
        <w:trPr>
          <w:cantSplit/>
          <w:trHeight w:val="1526"/>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Instructions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560" w:line="240" w:lineRule="atLeast"/>
              <w:ind w:right="-360"/>
              <w:rPr>
                <w:rFonts w:ascii="Palatino" w:hAnsi="Palatino"/>
                <w:sz w:val="20"/>
              </w:rPr>
            </w:pPr>
            <w:r w:rsidRPr="005A2EF4">
              <w:rPr>
                <w:rFonts w:ascii="Palatino" w:hAnsi="Palatino"/>
                <w:b/>
                <w:sz w:val="20"/>
              </w:rPr>
              <w:t>Deliverables from this task</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sz w:val="20"/>
              </w:rPr>
            </w:pPr>
            <w:r w:rsidRPr="005A2EF4">
              <w:rPr>
                <w:rFonts w:ascii="Palatino" w:hAnsi="Palatino"/>
                <w:b/>
                <w:sz w:val="20"/>
              </w:rPr>
              <w:t>Acceptance criteria</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Budget</w:t>
            </w: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Start date</w:t>
            </w:r>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p>
        </w:tc>
        <w:tc>
          <w:tcPr>
            <w:tcW w:w="396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Finish date</w:t>
            </w:r>
          </w:p>
        </w:tc>
      </w:tr>
      <w:tr w:rsidR="007439FF" w:rsidRPr="005A2EF4" w:rsidTr="00FF6D0E">
        <w:trPr>
          <w:cantSplit/>
        </w:trPr>
        <w:tc>
          <w:tcPr>
            <w:tcW w:w="2880" w:type="dxa"/>
            <w:gridSpan w:val="4"/>
            <w:tcBorders>
              <w:top w:val="single" w:sz="6" w:space="0" w:color="auto"/>
              <w:lef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Reviewed &amp; completed</w:t>
            </w:r>
          </w:p>
        </w:tc>
        <w:tc>
          <w:tcPr>
            <w:tcW w:w="5480" w:type="dxa"/>
            <w:gridSpan w:val="14"/>
            <w:tcBorders>
              <w:top w:val="single" w:sz="6" w:space="0" w:color="auto"/>
              <w:right w:val="single" w:sz="12" w:space="0" w:color="auto"/>
            </w:tcBorders>
          </w:tcPr>
          <w:p w:rsidR="007439FF" w:rsidRPr="005A2EF4" w:rsidRDefault="007439FF" w:rsidP="00FF6D0E">
            <w:pPr>
              <w:tabs>
                <w:tab w:val="left" w:pos="720"/>
              </w:tabs>
              <w:spacing w:before="180" w:after="120" w:line="240" w:lineRule="atLeast"/>
              <w:ind w:right="-360"/>
              <w:rPr>
                <w:rFonts w:ascii="Palatino" w:hAnsi="Palatino"/>
                <w:b/>
                <w:sz w:val="20"/>
              </w:rPr>
            </w:pPr>
            <w:r w:rsidRPr="005A2EF4">
              <w:rPr>
                <w:rFonts w:ascii="Palatino" w:hAnsi="Palatino"/>
                <w:b/>
                <w:sz w:val="20"/>
              </w:rPr>
              <w:t>(Signature)</w:t>
            </w:r>
          </w:p>
        </w:tc>
      </w:tr>
      <w:tr w:rsidR="007439FF" w:rsidRPr="005A2EF4" w:rsidTr="00FF6D0E">
        <w:trPr>
          <w:cantSplit/>
        </w:trPr>
        <w:tc>
          <w:tcPr>
            <w:tcW w:w="2880" w:type="dxa"/>
            <w:gridSpan w:val="4"/>
            <w:tcBorders>
              <w:left w:val="single" w:sz="12" w:space="0" w:color="auto"/>
              <w:bottom w:val="single" w:sz="12" w:space="0" w:color="auto"/>
            </w:tcBorders>
          </w:tcPr>
          <w:p w:rsidR="007439FF" w:rsidRPr="005A2EF4" w:rsidRDefault="007439FF" w:rsidP="00FF6D0E">
            <w:pPr>
              <w:spacing w:before="180" w:after="120" w:line="240" w:lineRule="atLeast"/>
              <w:ind w:right="-360"/>
              <w:rPr>
                <w:rFonts w:ascii="Palatino" w:hAnsi="Palatino"/>
                <w:b/>
                <w:sz w:val="20"/>
              </w:rPr>
            </w:pPr>
          </w:p>
        </w:tc>
        <w:tc>
          <w:tcPr>
            <w:tcW w:w="5480" w:type="dxa"/>
            <w:gridSpan w:val="14"/>
            <w:tcBorders>
              <w:bottom w:val="single" w:sz="12"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Date</w:t>
            </w: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Time Reporting Form</w:t>
            </w:r>
            <w:r>
              <w:rPr>
                <w:sz w:val="2"/>
                <w:szCs w:val="2"/>
              </w:rPr>
              <w:tab/>
            </w:r>
            <w:r>
              <w:rPr>
                <w:b w:val="0"/>
                <w:sz w:val="16"/>
                <w:szCs w:val="16"/>
              </w:rPr>
              <w:t>GG/Forms/TRS</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ins w:id="183" w:author="Tran Ba Tien" w:date="2011-03-20T13:59:00Z">
              <w:r>
                <w:rPr>
                  <w:rFonts w:ascii="Palatino" w:hAnsi="Palatino"/>
                  <w:sz w:val="20"/>
                </w:rPr>
                <w:t xml:space="preserve"> &amp;</w:t>
              </w:r>
            </w:ins>
            <w:r w:rsidRPr="005A2EF4">
              <w:rPr>
                <w:rFonts w:ascii="Palatino" w:hAnsi="Palatino"/>
                <w:sz w:val="20"/>
              </w:rPr>
              <w:t xml:space="preserve"> Orders </w:t>
            </w:r>
            <w:del w:id="184" w:author="Tran Ba Tien" w:date="2011-03-20T13:59:00Z">
              <w:r w:rsidRPr="005A2EF4" w:rsidDel="00933FB4">
                <w:rPr>
                  <w:rFonts w:ascii="Palatino" w:hAnsi="Palatino"/>
                  <w:sz w:val="20"/>
                </w:rPr>
                <w:delText xml:space="preserve"> &amp; </w:delText>
              </w:r>
            </w:del>
            <w:r w:rsidRPr="005A2EF4">
              <w:rPr>
                <w:rFonts w:ascii="Palatino" w:hAnsi="Palatino"/>
                <w:sz w:val="20"/>
              </w:rPr>
              <w:t>Management System (COMS)</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7439FF" w:rsidRPr="005A2EF4" w:rsidRDefault="007439FF"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7439FF" w:rsidRPr="005A2EF4" w:rsidTr="00FF6D0E">
        <w:trPr>
          <w:cantSplit/>
        </w:trPr>
        <w:tc>
          <w:tcPr>
            <w:tcW w:w="3320" w:type="dxa"/>
            <w:gridSpan w:val="6"/>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7439FF" w:rsidRPr="005A2EF4" w:rsidRDefault="007439FF" w:rsidP="00FF6D0E">
            <w:pPr>
              <w:spacing w:before="360"/>
              <w:jc w:val="center"/>
              <w:rPr>
                <w:rFonts w:ascii="Palatino" w:hAnsi="Palatino"/>
                <w:b/>
                <w:sz w:val="20"/>
              </w:rPr>
            </w:pPr>
            <w:r w:rsidRPr="005A2EF4">
              <w:rPr>
                <w:rFonts w:ascii="Palatino" w:hAnsi="Palatino"/>
                <w:b/>
                <w:sz w:val="20"/>
              </w:rPr>
              <w:t>Total</w:t>
            </w:r>
          </w:p>
        </w:tc>
      </w:tr>
      <w:tr w:rsidR="007439FF" w:rsidRPr="005A2EF4" w:rsidTr="00FF6D0E">
        <w:trPr>
          <w:cantSplit/>
        </w:trPr>
        <w:tc>
          <w:tcPr>
            <w:tcW w:w="3320" w:type="dxa"/>
            <w:gridSpan w:val="6"/>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7439FF" w:rsidRPr="005A2EF4" w:rsidRDefault="007439FF"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7439FF" w:rsidRPr="005A2EF4" w:rsidRDefault="007439FF" w:rsidP="00FF6D0E">
            <w:pPr>
              <w:spacing w:before="60" w:after="60"/>
              <w:jc w:val="center"/>
              <w:rPr>
                <w:rFonts w:ascii="Palatino" w:hAnsi="Palatino"/>
                <w:b/>
                <w:sz w:val="16"/>
                <w:szCs w:val="16"/>
              </w:rPr>
            </w:pPr>
            <w:r w:rsidRPr="005A2EF4">
              <w:rPr>
                <w:rFonts w:ascii="Palatino" w:hAnsi="Palatino"/>
                <w:b/>
                <w:sz w:val="16"/>
                <w:szCs w:val="16"/>
              </w:rPr>
              <w:t>To Date</w:t>
            </w:r>
          </w:p>
        </w:tc>
      </w:tr>
      <w:tr w:rsidR="007439FF" w:rsidRPr="005A2EF4" w:rsidTr="00FF6D0E">
        <w:trPr>
          <w:cantSplit/>
          <w:trHeight w:val="192"/>
        </w:trPr>
        <w:tc>
          <w:tcPr>
            <w:tcW w:w="3320" w:type="dxa"/>
            <w:gridSpan w:val="6"/>
            <w:tcBorders>
              <w:top w:val="single" w:sz="12" w:space="0" w:color="auto"/>
              <w:left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Height w:val="192"/>
        </w:trPr>
        <w:tc>
          <w:tcPr>
            <w:tcW w:w="3320" w:type="dxa"/>
            <w:gridSpan w:val="6"/>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Situation Report Form</w:t>
            </w:r>
            <w:r>
              <w:rPr>
                <w:sz w:val="2"/>
                <w:szCs w:val="2"/>
              </w:rPr>
              <w:tab/>
            </w:r>
            <w:r>
              <w:rPr>
                <w:b w:val="0"/>
                <w:sz w:val="16"/>
                <w:szCs w:val="16"/>
              </w:rPr>
              <w:t>GG/Forms/SR</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ins w:id="185" w:author="Tran Ba Tien" w:date="2011-03-20T13:59:00Z">
              <w:r>
                <w:rPr>
                  <w:rFonts w:ascii="Palatino" w:hAnsi="Palatino"/>
                  <w:sz w:val="20"/>
                </w:rPr>
                <w:t xml:space="preserve">&amp; </w:t>
              </w:r>
            </w:ins>
            <w:r w:rsidRPr="005A2EF4">
              <w:rPr>
                <w:rFonts w:ascii="Palatino" w:hAnsi="Palatino"/>
                <w:sz w:val="20"/>
              </w:rPr>
              <w:t xml:space="preserve">Orders </w:t>
            </w:r>
            <w:del w:id="186" w:author="Tran Ba Tien" w:date="2011-03-20T14:00:00Z">
              <w:r w:rsidRPr="005A2EF4" w:rsidDel="00933FB4">
                <w:rPr>
                  <w:rFonts w:ascii="Palatino" w:hAnsi="Palatino"/>
                  <w:sz w:val="20"/>
                </w:rPr>
                <w:delText xml:space="preserve"> &amp; </w:delText>
              </w:r>
            </w:del>
            <w:r w:rsidRPr="005A2EF4">
              <w:rPr>
                <w:rFonts w:ascii="Palatino" w:hAnsi="Palatino"/>
                <w:sz w:val="20"/>
              </w:rPr>
              <w:t>Management System (COMS)</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7439FF" w:rsidRPr="005A2EF4" w:rsidTr="00FF6D0E">
        <w:trPr>
          <w:cantSplit/>
        </w:trPr>
        <w:tc>
          <w:tcPr>
            <w:tcW w:w="4040" w:type="dxa"/>
            <w:gridSpan w:val="7"/>
            <w:tcBorders>
              <w:top w:val="single" w:sz="12" w:space="0" w:color="auto"/>
              <w:left w:val="single" w:sz="12"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Total Effort</w:t>
            </w:r>
          </w:p>
        </w:tc>
      </w:tr>
      <w:tr w:rsidR="007439FF" w:rsidRPr="005A2EF4" w:rsidTr="00FF6D0E">
        <w:trPr>
          <w:cantSplit/>
        </w:trPr>
        <w:tc>
          <w:tcPr>
            <w:tcW w:w="4040" w:type="dxa"/>
            <w:gridSpan w:val="7"/>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8360" w:type="dxa"/>
            <w:gridSpan w:val="18"/>
            <w:tcBorders>
              <w:top w:val="single" w:sz="12" w:space="0" w:color="auto"/>
              <w:left w:val="single" w:sz="12" w:space="0" w:color="auto"/>
              <w:bottom w:val="single" w:sz="6" w:space="0" w:color="auto"/>
              <w:right w:val="single" w:sz="12" w:space="0" w:color="auto"/>
            </w:tcBorders>
          </w:tcPr>
          <w:p w:rsidR="007439FF" w:rsidRDefault="007439FF" w:rsidP="00FF6D0E">
            <w:pPr>
              <w:pStyle w:val="toctop"/>
            </w:pPr>
            <w:r>
              <w:lastRenderedPageBreak/>
              <w:t>Change Request Form</w:t>
            </w:r>
            <w:r>
              <w:tab/>
            </w:r>
            <w:r>
              <w:rPr>
                <w:b w:val="0"/>
                <w:sz w:val="16"/>
                <w:szCs w:val="16"/>
              </w:rPr>
              <w:t>GG/Forms/CRF</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ins w:id="187" w:author="Tran Ba Tien" w:date="2011-03-20T14:00:00Z">
              <w:r>
                <w:rPr>
                  <w:rFonts w:ascii="Palatino" w:hAnsi="Palatino"/>
                  <w:sz w:val="20"/>
                </w:rPr>
                <w:t xml:space="preserve">&amp; </w:t>
              </w:r>
            </w:ins>
            <w:r w:rsidRPr="005A2EF4">
              <w:rPr>
                <w:rFonts w:ascii="Palatino" w:hAnsi="Palatino"/>
                <w:sz w:val="20"/>
              </w:rPr>
              <w:t xml:space="preserve">Orders </w:t>
            </w:r>
            <w:del w:id="188" w:author="Tran Ba Tien" w:date="2011-03-20T14:00:00Z">
              <w:r w:rsidRPr="005A2EF4" w:rsidDel="00933FB4">
                <w:rPr>
                  <w:rFonts w:ascii="Palatino" w:hAnsi="Palatino"/>
                  <w:sz w:val="20"/>
                </w:rPr>
                <w:delText xml:space="preserve"> &amp; </w:delText>
              </w:r>
            </w:del>
            <w:r w:rsidRPr="005A2EF4">
              <w:rPr>
                <w:rFonts w:ascii="Palatino" w:hAnsi="Palatino"/>
                <w:sz w:val="20"/>
              </w:rPr>
              <w:t>Management System (COMS)</w:t>
            </w:r>
            <w:r w:rsidRPr="005A2EF4">
              <w:rPr>
                <w:rFonts w:ascii="Palatino" w:hAnsi="Palatino"/>
                <w:b/>
                <w:sz w:val="20"/>
              </w:rPr>
              <w:t xml:space="preserve">Ref   </w:t>
            </w:r>
            <w:r w:rsidRPr="005A2EF4">
              <w:rPr>
                <w:rFonts w:ascii="Palatino" w:hAnsi="Palatino"/>
                <w:sz w:val="20"/>
              </w:rPr>
              <w:t>GG/COMS/TC.2/</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Observation/Change Requested</w:t>
            </w:r>
          </w:p>
          <w:p w:rsidR="007439FF" w:rsidRPr="005A2EF4" w:rsidRDefault="007439FF" w:rsidP="00066288"/>
        </w:tc>
      </w:tr>
      <w:tr w:rsidR="007439FF" w:rsidRPr="005A2EF4" w:rsidTr="00FF6D0E">
        <w:trPr>
          <w:cantSplit/>
        </w:trPr>
        <w:tc>
          <w:tcPr>
            <w:tcW w:w="8360" w:type="dxa"/>
            <w:gridSpan w:val="18"/>
            <w:tcBorders>
              <w:top w:val="single" w:sz="6" w:space="0" w:color="auto"/>
              <w:left w:val="single" w:sz="12"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Work Description/Action</w:t>
            </w:r>
          </w:p>
          <w:p w:rsidR="007439FF" w:rsidRPr="005A2EF4" w:rsidRDefault="007439FF" w:rsidP="00066288"/>
          <w:p w:rsidR="007439FF" w:rsidRPr="005A2EF4" w:rsidRDefault="007439FF" w:rsidP="00066288"/>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7439FF" w:rsidRPr="005A2EF4" w:rsidTr="00FF6D0E">
        <w:trPr>
          <w:cantSplit/>
        </w:trPr>
        <w:tc>
          <w:tcPr>
            <w:tcW w:w="8360" w:type="dxa"/>
            <w:gridSpan w:val="18"/>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7439FF" w:rsidRPr="005A2EF4" w:rsidTr="00FF6D0E">
        <w:trPr>
          <w:cantSplit/>
        </w:trPr>
        <w:tc>
          <w:tcPr>
            <w:tcW w:w="4400" w:type="dxa"/>
            <w:gridSpan w:val="8"/>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7439FF" w:rsidRDefault="007439FF" w:rsidP="00BD66C5">
      <w:pPr>
        <w:rPr>
          <w:lang w:val="en-US"/>
        </w:rPr>
      </w:pPr>
    </w:p>
    <w:p w:rsidR="007439FF" w:rsidRDefault="007439FF" w:rsidP="00BD66C5">
      <w:pPr>
        <w:rPr>
          <w:lang w:val="en-US"/>
        </w:rPr>
      </w:pPr>
    </w:p>
    <w:p w:rsidR="007439FF" w:rsidRDefault="007439FF" w:rsidP="00B01564">
      <w:pPr>
        <w:jc w:val="both"/>
        <w:rPr>
          <w:lang w:val="en-US"/>
        </w:rPr>
        <w:sectPr w:rsidR="007439FF" w:rsidSect="00EB351B">
          <w:headerReference w:type="default" r:id="rId18"/>
          <w:footerReference w:type="default" r:id="rId19"/>
          <w:pgSz w:w="11906" w:h="16838"/>
          <w:pgMar w:top="1440" w:right="1440" w:bottom="1440" w:left="1440" w:header="708" w:footer="708" w:gutter="0"/>
          <w:pgNumType w:start="1"/>
          <w:cols w:space="708"/>
          <w:docGrid w:linePitch="360"/>
        </w:sectPr>
      </w:pPr>
    </w:p>
    <w:p w:rsidR="007439FF" w:rsidRDefault="007439FF" w:rsidP="00EB3294">
      <w:pPr>
        <w:pStyle w:val="Heading1"/>
      </w:pPr>
      <w:bookmarkStart w:id="189" w:name="_Toc288385623"/>
      <w:r>
        <w:lastRenderedPageBreak/>
        <w:t>Appendix B</w:t>
      </w:r>
      <w:r>
        <w:tab/>
        <w:t>STAFF TERMS OF REFERENCE.</w:t>
      </w:r>
      <w:bookmarkEnd w:id="189"/>
    </w:p>
    <w:p w:rsidR="007439FF" w:rsidRDefault="007439FF" w:rsidP="00075893">
      <w:pPr>
        <w:ind w:left="720"/>
        <w:jc w:val="both"/>
      </w:pPr>
      <w:r>
        <w:t xml:space="preserve">The roles and responsibilities of each project team member are described in the following subsections. </w:t>
      </w:r>
      <w:r w:rsidRPr="008E7074">
        <w:rPr>
          <w:b/>
          <w:i/>
        </w:rPr>
        <w:t>&lt;To be edited&gt;</w:t>
      </w:r>
    </w:p>
    <w:p w:rsidR="007439FF" w:rsidRDefault="007439FF" w:rsidP="00EB3294">
      <w:pPr>
        <w:pStyle w:val="Heading2"/>
        <w:jc w:val="both"/>
      </w:pPr>
      <w:bookmarkStart w:id="190" w:name="_Toc288385624"/>
      <w:r>
        <w:t>B.1</w:t>
      </w:r>
      <w:r>
        <w:tab/>
        <w:t>PROJECT MANAGER – Tran Ba Tien</w:t>
      </w:r>
      <w:bookmarkEnd w:id="190"/>
    </w:p>
    <w:p w:rsidR="007439FF" w:rsidRDefault="007439FF" w:rsidP="00075893">
      <w:pPr>
        <w:ind w:firstLine="720"/>
        <w:jc w:val="both"/>
      </w:pPr>
      <w:r>
        <w:t>Tran Ba Tien will provide overall direction for the project.</w:t>
      </w:r>
    </w:p>
    <w:p w:rsidR="007439FF" w:rsidRDefault="007439FF" w:rsidP="00075893">
      <w:pPr>
        <w:ind w:firstLine="720"/>
        <w:jc w:val="both"/>
      </w:pPr>
      <w:r>
        <w:t xml:space="preserve">In particular, </w:t>
      </w:r>
      <w:ins w:id="191" w:author="Tran Ba Tien" w:date="2011-03-20T14:02:00Z">
        <w:r>
          <w:t xml:space="preserve">Tran Ba Tien </w:t>
        </w:r>
      </w:ins>
      <w:del w:id="192" w:author="Tran Ba Tien" w:date="2011-03-20T14:02:00Z">
        <w:r w:rsidDel="00AE3340">
          <w:delText xml:space="preserve">Mike Fenton </w:delText>
        </w:r>
      </w:del>
      <w:r>
        <w:t>will:</w:t>
      </w:r>
    </w:p>
    <w:p w:rsidR="007439FF" w:rsidRDefault="007439FF" w:rsidP="00EB3294">
      <w:pPr>
        <w:pStyle w:val="ListParagraph"/>
        <w:numPr>
          <w:ilvl w:val="0"/>
          <w:numId w:val="19"/>
          <w:numberingChange w:id="193" w:author="Tran Ba Tien" w:date="2011-03-20T12:58:00Z" w:original="%1:1:0:."/>
        </w:numPr>
        <w:jc w:val="both"/>
      </w:pPr>
      <w:r>
        <w:t xml:space="preserve">act as the main point of contact  for </w:t>
      </w:r>
      <w:ins w:id="194" w:author="Tran Ba Tien" w:date="2011-03-20T14:03:00Z">
        <w:r>
          <w:t xml:space="preserve">Truong Thieu Duong </w:t>
        </w:r>
      </w:ins>
      <w:del w:id="195" w:author="Tran Ba Tien" w:date="2011-03-20T14:03:00Z">
        <w:r w:rsidDel="00AE3340">
          <w:delText xml:space="preserve">Wee Li </w:delText>
        </w:r>
      </w:del>
      <w:r>
        <w:t>with the project;</w:t>
      </w:r>
    </w:p>
    <w:p w:rsidR="007439FF" w:rsidRDefault="007439FF" w:rsidP="00EB3294">
      <w:pPr>
        <w:pStyle w:val="ListParagraph"/>
        <w:numPr>
          <w:ilvl w:val="0"/>
          <w:numId w:val="19"/>
          <w:numberingChange w:id="196" w:author="Tran Ba Tien" w:date="2011-03-20T12:58:00Z" w:original="%1:2:0:."/>
        </w:numPr>
        <w:jc w:val="both"/>
      </w:pPr>
      <w:r>
        <w:t>undertake the reviews of project deliverables specified in Figure 7.1;</w:t>
      </w:r>
    </w:p>
    <w:p w:rsidR="007439FF" w:rsidRDefault="007439FF" w:rsidP="00EB3294">
      <w:pPr>
        <w:pStyle w:val="ListParagraph"/>
        <w:numPr>
          <w:ilvl w:val="0"/>
          <w:numId w:val="19"/>
          <w:numberingChange w:id="197" w:author="Tran Ba Tien" w:date="2011-03-20T12:58:00Z" w:original="%1:3:0:."/>
        </w:numPr>
        <w:jc w:val="both"/>
      </w:pPr>
      <w:r>
        <w:t xml:space="preserve">act as the project Change Authority for requirement and software change requests from </w:t>
      </w:r>
      <w:del w:id="198" w:author="Tran Ba Tien" w:date="2011-03-20T14:02:00Z">
        <w:r w:rsidDel="00AE3340">
          <w:delText>Wee Li</w:delText>
        </w:r>
      </w:del>
      <w:ins w:id="199" w:author="Tran Ba Tien" w:date="2011-03-20T14:02:00Z">
        <w:r>
          <w:t>Truong Thieu Duong</w:t>
        </w:r>
      </w:ins>
      <w:r>
        <w:t>;</w:t>
      </w:r>
    </w:p>
    <w:p w:rsidR="007439FF" w:rsidRDefault="007439FF" w:rsidP="00EB3294">
      <w:pPr>
        <w:pStyle w:val="ListParagraph"/>
        <w:numPr>
          <w:ilvl w:val="0"/>
          <w:numId w:val="19"/>
          <w:numberingChange w:id="200" w:author="Tran Ba Tien" w:date="2011-03-20T12:58:00Z" w:original="%1:4:0:."/>
        </w:numPr>
        <w:jc w:val="both"/>
      </w:pPr>
      <w:r>
        <w:t>set up and attend the software acceptance meeting;</w:t>
      </w:r>
    </w:p>
    <w:p w:rsidR="007439FF" w:rsidRDefault="007439FF" w:rsidP="00EB3294">
      <w:pPr>
        <w:pStyle w:val="ListParagraph"/>
        <w:numPr>
          <w:ilvl w:val="0"/>
          <w:numId w:val="19"/>
          <w:numberingChange w:id="201" w:author="Tran Ba Tien" w:date="2011-03-20T12:58:00Z" w:original="%1:5:0:."/>
        </w:numPr>
        <w:jc w:val="both"/>
      </w:pPr>
      <w:r>
        <w:t>assist in user trial planning; and</w:t>
      </w:r>
    </w:p>
    <w:p w:rsidR="007439FF" w:rsidRDefault="007439FF" w:rsidP="00EB3294">
      <w:pPr>
        <w:pStyle w:val="ListParagraph"/>
        <w:numPr>
          <w:ilvl w:val="0"/>
          <w:numId w:val="19"/>
          <w:numberingChange w:id="202" w:author="Tran Ba Tien" w:date="2011-03-20T12:58:00Z" w:original="%1:6:0:."/>
        </w:numPr>
        <w:jc w:val="both"/>
      </w:pPr>
      <w:r>
        <w:t>attend monthly progress meetings.</w:t>
      </w:r>
    </w:p>
    <w:p w:rsidR="007439FF" w:rsidRDefault="007439FF" w:rsidP="00EB3294">
      <w:pPr>
        <w:pStyle w:val="ListParagraph"/>
        <w:numPr>
          <w:ilvl w:val="0"/>
          <w:numId w:val="19"/>
          <w:ins w:id="203" w:author="Tran Ba Tien" w:date="2011-03-20T14:09:00Z"/>
        </w:numPr>
        <w:jc w:val="both"/>
        <w:rPr>
          <w:ins w:id="204" w:author="Tran Ba Tien" w:date="2011-03-20T14:09:00Z"/>
        </w:rPr>
      </w:pPr>
      <w:ins w:id="205" w:author="Tran Ba Tien" w:date="2011-03-20T14:09:00Z">
        <w:r>
          <w:t>arrange and attend meetings with Mike Fenton, Wee Li, Geok Tin and Siew Heng to review project progress, and produce minutes.</w:t>
        </w:r>
      </w:ins>
    </w:p>
    <w:p w:rsidR="007439FF" w:rsidRDefault="007439FF" w:rsidP="00EB3294">
      <w:pPr>
        <w:pStyle w:val="Heading2"/>
      </w:pPr>
      <w:bookmarkStart w:id="206" w:name="_Toc288385625"/>
      <w:r>
        <w:t>B.2</w:t>
      </w:r>
      <w:r>
        <w:tab/>
      </w:r>
      <w:del w:id="207" w:author="Tran Ba Tien" w:date="2011-03-20T14:06:00Z">
        <w:r w:rsidDel="00AE3340">
          <w:delText xml:space="preserve">PROJECT </w:delText>
        </w:r>
      </w:del>
      <w:ins w:id="208" w:author="Tran Ba Tien" w:date="2011-03-20T14:06:00Z">
        <w:r>
          <w:t xml:space="preserve">QUALITY </w:t>
        </w:r>
      </w:ins>
      <w:r>
        <w:t xml:space="preserve">MANAGER  - </w:t>
      </w:r>
      <w:del w:id="209" w:author="Tran Ba Tien" w:date="2011-03-20T14:06:00Z">
        <w:r w:rsidDel="00AE3340">
          <w:delText>Howard</w:delText>
        </w:r>
      </w:del>
      <w:bookmarkEnd w:id="206"/>
      <w:ins w:id="210" w:author="Tran Ba Tien" w:date="2011-03-20T14:06:00Z">
        <w:r>
          <w:t>Alvin Chang</w:t>
        </w:r>
      </w:ins>
    </w:p>
    <w:p w:rsidR="007439FF" w:rsidRDefault="007439FF" w:rsidP="00075893">
      <w:pPr>
        <w:ind w:left="720"/>
        <w:jc w:val="both"/>
      </w:pPr>
      <w:r>
        <w:t xml:space="preserve">Howard will be responsible for the project on a month to month basis by reviewing progress against the plan and instituting appropriate action. </w:t>
      </w:r>
      <w:del w:id="211" w:author="Tran Ba Tien" w:date="2011-03-20T14:06:00Z">
        <w:r w:rsidDel="00FE11D1">
          <w:delText xml:space="preserve">Howard </w:delText>
        </w:r>
      </w:del>
      <w:ins w:id="212" w:author="Tran Ba Tien" w:date="2011-03-20T14:06:00Z">
        <w:r>
          <w:t xml:space="preserve">Alvin Chang </w:t>
        </w:r>
      </w:ins>
      <w:r>
        <w:t>will also keep Mike Fenton informed of any major deviations from agreed schedules and budgets. In addition, Howard will provide advice to Siew Heng on the structure and content of the deliverable project documents and will be responsible for the production of the required planning documents, and for setting up the project filing system.</w:t>
      </w:r>
    </w:p>
    <w:p w:rsidR="007439FF" w:rsidRDefault="007439FF" w:rsidP="00075893">
      <w:pPr>
        <w:ind w:firstLine="720"/>
        <w:jc w:val="both"/>
      </w:pPr>
      <w:r>
        <w:t>In particular, Howard will:</w:t>
      </w:r>
    </w:p>
    <w:p w:rsidR="007439FF" w:rsidRDefault="007439FF" w:rsidP="00EB3294">
      <w:pPr>
        <w:pStyle w:val="ListParagraph"/>
        <w:numPr>
          <w:ilvl w:val="0"/>
          <w:numId w:val="21"/>
          <w:numberingChange w:id="213" w:author="Tran Ba Tien" w:date="2011-03-20T12:58:00Z" w:original="%1:1:0:."/>
        </w:numPr>
        <w:jc w:val="both"/>
      </w:pPr>
      <w:r>
        <w:t>assist in producing the project plan and the quality plan;</w:t>
      </w:r>
    </w:p>
    <w:p w:rsidR="007439FF" w:rsidRDefault="007439FF" w:rsidP="00EB3294">
      <w:pPr>
        <w:pStyle w:val="ListParagraph"/>
        <w:numPr>
          <w:ilvl w:val="0"/>
          <w:numId w:val="21"/>
          <w:numberingChange w:id="214" w:author="Tran Ba Tien" w:date="2011-03-20T12:58:00Z" w:original="%1:2:0:."/>
        </w:numPr>
        <w:jc w:val="both"/>
      </w:pPr>
      <w:r>
        <w:t>assist in producing the user requirements specification and system specification documents;</w:t>
      </w:r>
    </w:p>
    <w:p w:rsidR="007439FF" w:rsidRDefault="007439FF" w:rsidP="00EB3294">
      <w:pPr>
        <w:pStyle w:val="ListParagraph"/>
        <w:numPr>
          <w:ilvl w:val="0"/>
          <w:numId w:val="21"/>
          <w:numberingChange w:id="215" w:author="Tran Ba Tien" w:date="2011-03-20T12:58:00Z" w:original="%1:3:0:."/>
        </w:numPr>
        <w:jc w:val="both"/>
      </w:pPr>
      <w:r>
        <w:t>assist in system test planning and user trial planning;</w:t>
      </w:r>
    </w:p>
    <w:p w:rsidR="007439FF" w:rsidRDefault="007439FF" w:rsidP="00EB3294">
      <w:pPr>
        <w:pStyle w:val="ListParagraph"/>
        <w:numPr>
          <w:ilvl w:val="0"/>
          <w:numId w:val="21"/>
          <w:numberingChange w:id="216" w:author="Tran Ba Tien" w:date="2011-03-20T12:58:00Z" w:original="%1:4:0:."/>
        </w:numPr>
        <w:jc w:val="both"/>
      </w:pPr>
      <w:r>
        <w:t>assist in producing the user’s manual and the programmer’s manual; and setting up software configuration management files;</w:t>
      </w:r>
    </w:p>
    <w:p w:rsidR="007439FF" w:rsidRDefault="007439FF" w:rsidP="00EB3294">
      <w:pPr>
        <w:pStyle w:val="ListParagraph"/>
        <w:numPr>
          <w:ilvl w:val="0"/>
          <w:numId w:val="21"/>
          <w:numberingChange w:id="217" w:author="Tran Ba Tien" w:date="2011-03-20T12:58:00Z" w:original="%1:5:0:."/>
        </w:numPr>
        <w:jc w:val="both"/>
      </w:pPr>
      <w:r>
        <w:t>undertake the reviews of the project deliverables specified in Figure 7.1;</w:t>
      </w:r>
    </w:p>
    <w:p w:rsidR="007439FF" w:rsidDel="00FE11D1" w:rsidRDefault="007439FF" w:rsidP="00EB3294">
      <w:pPr>
        <w:pStyle w:val="ListParagraph"/>
        <w:numPr>
          <w:ilvl w:val="0"/>
          <w:numId w:val="21"/>
          <w:numberingChange w:id="218" w:author="Tran Ba Tien" w:date="2011-03-20T12:58:00Z" w:original="%1:6:0:."/>
        </w:numPr>
        <w:jc w:val="both"/>
        <w:rPr>
          <w:del w:id="219" w:author="Tran Ba Tien" w:date="2011-03-20T14:08:00Z"/>
        </w:rPr>
      </w:pPr>
      <w:del w:id="220" w:author="Tran Ba Tien" w:date="2011-03-20T14:08:00Z">
        <w:r w:rsidDel="00FE11D1">
          <w:delText>attend the acceptance meeting; and</w:delText>
        </w:r>
      </w:del>
    </w:p>
    <w:p w:rsidR="007439FF" w:rsidDel="00FE11D1" w:rsidRDefault="007439FF" w:rsidP="00EB3294">
      <w:pPr>
        <w:pStyle w:val="ListParagraph"/>
        <w:numPr>
          <w:ilvl w:val="0"/>
          <w:numId w:val="21"/>
          <w:numberingChange w:id="221" w:author="Tran Ba Tien" w:date="2011-03-20T12:58:00Z" w:original="%1:7:0:."/>
        </w:numPr>
        <w:jc w:val="both"/>
        <w:rPr>
          <w:del w:id="222" w:author="Tran Ba Tien" w:date="2011-03-20T14:09:00Z"/>
        </w:rPr>
      </w:pPr>
      <w:del w:id="223" w:author="Tran Ba Tien" w:date="2011-03-20T14:09:00Z">
        <w:r w:rsidDel="00FE11D1">
          <w:delText>arrange and attend meetings with Mike Fenton, Wee Li, Geok Tin and Siew Heng to review project progress, and produce minutes.</w:delText>
        </w:r>
      </w:del>
    </w:p>
    <w:p w:rsidR="007439FF" w:rsidRDefault="007439FF" w:rsidP="00EB3294">
      <w:pPr>
        <w:pStyle w:val="Heading2"/>
        <w:jc w:val="both"/>
      </w:pPr>
      <w:bookmarkStart w:id="224" w:name="_Toc288385626"/>
      <w:r>
        <w:lastRenderedPageBreak/>
        <w:t>B.3</w:t>
      </w:r>
      <w:r>
        <w:tab/>
      </w:r>
      <w:del w:id="225" w:author="Tran Ba Tien" w:date="2011-03-20T14:10:00Z">
        <w:r w:rsidDel="00FE11D1">
          <w:delText xml:space="preserve">PROJECT </w:delText>
        </w:r>
      </w:del>
      <w:ins w:id="226" w:author="Tran Ba Tien" w:date="2011-03-20T14:10:00Z">
        <w:r>
          <w:t xml:space="preserve">TECHNICAL </w:t>
        </w:r>
      </w:ins>
      <w:r>
        <w:t xml:space="preserve">LEADER - </w:t>
      </w:r>
      <w:del w:id="227" w:author="Tran Ba Tien" w:date="2011-03-20T14:10:00Z">
        <w:r w:rsidDel="00FE11D1">
          <w:delText>Siew Heng</w:delText>
        </w:r>
      </w:del>
      <w:ins w:id="228" w:author="Tran Ba Tien" w:date="2011-03-20T14:10:00Z">
        <w:r>
          <w:t>Tin Kyaw Oo</w:t>
        </w:r>
      </w:ins>
      <w:r>
        <w:t>.</w:t>
      </w:r>
      <w:bookmarkEnd w:id="224"/>
    </w:p>
    <w:p w:rsidR="007439FF" w:rsidRDefault="007439FF" w:rsidP="00075893">
      <w:pPr>
        <w:ind w:left="720"/>
        <w:jc w:val="both"/>
      </w:pPr>
      <w:r>
        <w:t>Siew Heng will have the day-to-day responsibility for leading the project and will undertake the majority of the project work. In particular, she will:</w:t>
      </w:r>
    </w:p>
    <w:p w:rsidR="007439FF" w:rsidRDefault="007439FF" w:rsidP="00EB3294">
      <w:pPr>
        <w:pStyle w:val="ListParagraph"/>
        <w:numPr>
          <w:ilvl w:val="0"/>
          <w:numId w:val="17"/>
          <w:numberingChange w:id="229" w:author="Tran Ba Tien" w:date="2011-03-20T12:58:00Z" w:original="%1:1:0:."/>
        </w:numPr>
        <w:jc w:val="both"/>
      </w:pPr>
      <w:r>
        <w:t>produce the project plan, the quality plan, and the user requirements specification document;</w:t>
      </w:r>
    </w:p>
    <w:p w:rsidR="007439FF" w:rsidRDefault="007439FF" w:rsidP="00EB3294">
      <w:pPr>
        <w:pStyle w:val="ListParagraph"/>
        <w:numPr>
          <w:ilvl w:val="0"/>
          <w:numId w:val="17"/>
          <w:numberingChange w:id="230" w:author="Tran Ba Tien" w:date="2011-03-20T12:58:00Z" w:original="%1:2:0:."/>
        </w:numPr>
        <w:jc w:val="both"/>
      </w:pPr>
      <w:r>
        <w:t>perform the prototyping to determine the detailed software requirements;</w:t>
      </w:r>
    </w:p>
    <w:p w:rsidR="007439FF" w:rsidRDefault="007439FF" w:rsidP="00EB3294">
      <w:pPr>
        <w:pStyle w:val="ListParagraph"/>
        <w:numPr>
          <w:ilvl w:val="0"/>
          <w:numId w:val="17"/>
          <w:numberingChange w:id="231" w:author="Tran Ba Tien" w:date="2011-03-20T12:58:00Z" w:original="%1:3:0:."/>
        </w:numPr>
        <w:jc w:val="both"/>
      </w:pPr>
      <w:r>
        <w:t>produce the system specification document;</w:t>
      </w:r>
    </w:p>
    <w:p w:rsidR="007439FF" w:rsidRDefault="007439FF" w:rsidP="00EB3294">
      <w:pPr>
        <w:pStyle w:val="ListParagraph"/>
        <w:numPr>
          <w:ilvl w:val="0"/>
          <w:numId w:val="17"/>
          <w:numberingChange w:id="232" w:author="Tran Ba Tien" w:date="2011-03-20T12:58:00Z" w:original="%1:4:0:."/>
        </w:numPr>
        <w:jc w:val="both"/>
      </w:pPr>
      <w:r>
        <w:t>undertake the software coding;</w:t>
      </w:r>
    </w:p>
    <w:p w:rsidR="007439FF" w:rsidRDefault="007439FF" w:rsidP="00EB3294">
      <w:pPr>
        <w:pStyle w:val="ListParagraph"/>
        <w:numPr>
          <w:ilvl w:val="0"/>
          <w:numId w:val="17"/>
          <w:numberingChange w:id="233" w:author="Tran Ba Tien" w:date="2011-03-20T12:58:00Z" w:original="%1:5:0:."/>
        </w:numPr>
        <w:jc w:val="both"/>
      </w:pPr>
      <w:r>
        <w:t>plan and perform system testing of the coded software;</w:t>
      </w:r>
    </w:p>
    <w:p w:rsidR="007439FF" w:rsidRDefault="007439FF" w:rsidP="00EB3294">
      <w:pPr>
        <w:pStyle w:val="ListParagraph"/>
        <w:numPr>
          <w:ilvl w:val="0"/>
          <w:numId w:val="17"/>
          <w:numberingChange w:id="234" w:author="Tran Ba Tien" w:date="2011-03-20T12:58:00Z" w:original="%1:6:0:."/>
        </w:numPr>
        <w:jc w:val="both"/>
      </w:pPr>
      <w:r>
        <w:t>produce the system test plan;</w:t>
      </w:r>
    </w:p>
    <w:p w:rsidR="007439FF" w:rsidRDefault="007439FF" w:rsidP="00EB3294">
      <w:pPr>
        <w:pStyle w:val="ListParagraph"/>
        <w:numPr>
          <w:ilvl w:val="0"/>
          <w:numId w:val="17"/>
          <w:numberingChange w:id="235" w:author="Tran Ba Tien" w:date="2011-03-20T12:58:00Z" w:original="%1:7:0:."/>
        </w:numPr>
        <w:jc w:val="both"/>
      </w:pPr>
      <w:r>
        <w:t>produce the user trial plan;</w:t>
      </w:r>
    </w:p>
    <w:p w:rsidR="007439FF" w:rsidRDefault="007439FF" w:rsidP="00EB3294">
      <w:pPr>
        <w:pStyle w:val="ListParagraph"/>
        <w:numPr>
          <w:ilvl w:val="0"/>
          <w:numId w:val="17"/>
          <w:numberingChange w:id="236" w:author="Tran Ba Tien" w:date="2011-03-20T12:58:00Z" w:original="%1:8:0:."/>
        </w:numPr>
        <w:jc w:val="both"/>
      </w:pPr>
      <w:r>
        <w:t>attend the software acceptance meeting;</w:t>
      </w:r>
    </w:p>
    <w:p w:rsidR="007439FF" w:rsidRDefault="007439FF" w:rsidP="00EB3294">
      <w:pPr>
        <w:pStyle w:val="ListParagraph"/>
        <w:numPr>
          <w:ilvl w:val="0"/>
          <w:numId w:val="17"/>
          <w:numberingChange w:id="237" w:author="Tran Ba Tien" w:date="2011-03-20T12:58:00Z" w:original="%1:9:0:."/>
        </w:numPr>
        <w:jc w:val="both"/>
      </w:pPr>
      <w:r>
        <w:t>produce the user’s manual;</w:t>
      </w:r>
    </w:p>
    <w:p w:rsidR="007439FF" w:rsidRDefault="007439FF" w:rsidP="00EB3294">
      <w:pPr>
        <w:pStyle w:val="ListParagraph"/>
        <w:numPr>
          <w:ilvl w:val="0"/>
          <w:numId w:val="17"/>
          <w:numberingChange w:id="238" w:author="Tran Ba Tien" w:date="2011-03-20T12:58:00Z" w:original="%1:10:0:."/>
        </w:numPr>
        <w:jc w:val="both"/>
      </w:pPr>
      <w:r>
        <w:t>produce the programmer’s manual;</w:t>
      </w:r>
    </w:p>
    <w:p w:rsidR="007439FF" w:rsidRDefault="007439FF" w:rsidP="00EB3294">
      <w:pPr>
        <w:pStyle w:val="ListParagraph"/>
        <w:numPr>
          <w:ilvl w:val="0"/>
          <w:numId w:val="17"/>
          <w:numberingChange w:id="239" w:author="Tran Ba Tien" w:date="2011-03-20T12:58:00Z" w:original="%1:11:0:."/>
        </w:numPr>
        <w:jc w:val="both"/>
      </w:pPr>
      <w:r>
        <w:t>undertake user training;</w:t>
      </w:r>
    </w:p>
    <w:p w:rsidR="007439FF" w:rsidRDefault="007439FF" w:rsidP="00EB3294">
      <w:pPr>
        <w:pStyle w:val="ListParagraph"/>
        <w:numPr>
          <w:ilvl w:val="0"/>
          <w:numId w:val="17"/>
          <w:numberingChange w:id="240" w:author="Tran Ba Tien" w:date="2011-03-20T12:58:00Z" w:original="%1:12:0:."/>
        </w:numPr>
        <w:jc w:val="both"/>
      </w:pPr>
      <w:r>
        <w:t>set-up the project filing system;</w:t>
      </w:r>
    </w:p>
    <w:p w:rsidR="007439FF" w:rsidRDefault="007439FF" w:rsidP="00EB3294">
      <w:pPr>
        <w:pStyle w:val="ListParagraph"/>
        <w:numPr>
          <w:ilvl w:val="0"/>
          <w:numId w:val="17"/>
          <w:numberingChange w:id="241" w:author="Tran Ba Tien" w:date="2011-03-20T12:58:00Z" w:original="%1:13:0:."/>
        </w:numPr>
        <w:jc w:val="both"/>
      </w:pPr>
      <w:r>
        <w:t>set-up software configuration management files;</w:t>
      </w:r>
    </w:p>
    <w:p w:rsidR="007439FF" w:rsidRDefault="007439FF" w:rsidP="00EB3294">
      <w:pPr>
        <w:pStyle w:val="ListParagraph"/>
        <w:numPr>
          <w:ilvl w:val="0"/>
          <w:numId w:val="17"/>
          <w:numberingChange w:id="242" w:author="Tran Ba Tien" w:date="2011-03-20T12:58:00Z" w:original="%1:14:0:."/>
        </w:numPr>
        <w:jc w:val="both"/>
      </w:pPr>
      <w:r>
        <w:t>produce time and estimates reports for Howard;</w:t>
      </w:r>
    </w:p>
    <w:p w:rsidR="007439FF" w:rsidRDefault="007439FF" w:rsidP="00EB3294">
      <w:pPr>
        <w:pStyle w:val="ListParagraph"/>
        <w:numPr>
          <w:ilvl w:val="0"/>
          <w:numId w:val="17"/>
          <w:numberingChange w:id="243" w:author="Tran Ba Tien" w:date="2011-03-20T12:58:00Z" w:original="%1:15:0:."/>
        </w:numPr>
      </w:pPr>
      <w:r>
        <w:t>attend monthly progress meetings; and</w:t>
      </w:r>
    </w:p>
    <w:p w:rsidR="007439FF" w:rsidRDefault="007439FF" w:rsidP="00EB3294">
      <w:pPr>
        <w:pStyle w:val="ListParagraph"/>
        <w:numPr>
          <w:ilvl w:val="0"/>
          <w:numId w:val="17"/>
          <w:numberingChange w:id="244" w:author="Tran Ba Tien" w:date="2011-03-20T12:58:00Z" w:original="%1:16:0:."/>
        </w:numPr>
      </w:pPr>
      <w:r>
        <w:t>maintain the project filing system</w:t>
      </w:r>
    </w:p>
    <w:p w:rsidR="007439FF" w:rsidRDefault="007439FF" w:rsidP="00EB3294">
      <w:pPr>
        <w:jc w:val="both"/>
        <w:rPr>
          <w:lang w:val="en-US"/>
        </w:rPr>
      </w:pPr>
    </w:p>
    <w:p w:rsidR="007439FF" w:rsidRDefault="007439FF" w:rsidP="00EB3294">
      <w:pPr>
        <w:jc w:val="both"/>
        <w:rPr>
          <w:lang w:val="en-US"/>
        </w:rPr>
      </w:pPr>
    </w:p>
    <w:p w:rsidR="007439FF" w:rsidRDefault="007439F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7439FF" w:rsidRPr="005A2EF4" w:rsidTr="00FF6D0E">
        <w:trPr>
          <w:cantSplit/>
        </w:trPr>
        <w:tc>
          <w:tcPr>
            <w:tcW w:w="8360" w:type="dxa"/>
            <w:gridSpan w:val="3"/>
            <w:tcBorders>
              <w:top w:val="single" w:sz="12" w:space="0" w:color="auto"/>
              <w:left w:val="single" w:sz="12" w:space="0" w:color="auto"/>
              <w:right w:val="single" w:sz="12" w:space="0" w:color="auto"/>
            </w:tcBorders>
          </w:tcPr>
          <w:p w:rsidR="007439FF" w:rsidRDefault="007439FF" w:rsidP="00C45BDC">
            <w:pPr>
              <w:pStyle w:val="toctop"/>
              <w:rPr>
                <w:sz w:val="2"/>
                <w:szCs w:val="2"/>
              </w:rPr>
            </w:pPr>
            <w:r>
              <w:lastRenderedPageBreak/>
              <w:t>Approval Record</w:t>
            </w:r>
            <w:r>
              <w:rPr>
                <w:sz w:val="2"/>
                <w:szCs w:val="2"/>
              </w:rPr>
              <w:tab/>
            </w:r>
            <w:r>
              <w:rPr>
                <w:b w:val="0"/>
                <w:sz w:val="16"/>
                <w:szCs w:val="16"/>
              </w:rPr>
              <w:t>GG/Forms/Approval</w:t>
            </w:r>
          </w:p>
        </w:tc>
      </w:tr>
      <w:tr w:rsidR="007439F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ins w:id="245" w:author="Tran Ba Tien" w:date="2011-03-20T14:00:00Z">
              <w:r>
                <w:rPr>
                  <w:rFonts w:ascii="Palatino" w:hAnsi="Palatino"/>
                  <w:sz w:val="20"/>
                </w:rPr>
                <w:t xml:space="preserve">&amp; </w:t>
              </w:r>
            </w:ins>
            <w:r w:rsidRPr="005A2EF4">
              <w:rPr>
                <w:rFonts w:ascii="Palatino" w:hAnsi="Palatino"/>
                <w:sz w:val="20"/>
              </w:rPr>
              <w:t>Orders</w:t>
            </w:r>
            <w:del w:id="246" w:author="Tran Ba Tien" w:date="2011-03-20T14:00:00Z">
              <w:r w:rsidRPr="005A2EF4" w:rsidDel="00933FB4">
                <w:rPr>
                  <w:rFonts w:ascii="Palatino" w:hAnsi="Palatino"/>
                  <w:sz w:val="20"/>
                </w:rPr>
                <w:delText xml:space="preserve">  &amp;</w:delText>
              </w:r>
            </w:del>
            <w:r w:rsidRPr="005A2EF4">
              <w:rPr>
                <w:rFonts w:ascii="Palatino" w:hAnsi="Palatino"/>
                <w:sz w:val="20"/>
              </w:rPr>
              <w:t xml:space="preserve"> Management System (COMS)</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r w:rsidRPr="005A2EF4">
              <w:rPr>
                <w:rFonts w:ascii="Palatino" w:hAnsi="Palatino"/>
                <w:b/>
                <w:sz w:val="20"/>
              </w:rPr>
              <w:t>Date</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180" w:after="120"/>
              <w:rPr>
                <w:rFonts w:ascii="Palatino" w:hAnsi="Palatino"/>
                <w:sz w:val="20"/>
              </w:rPr>
            </w:pPr>
            <w:r w:rsidRPr="005A2EF4">
              <w:rPr>
                <w:rFonts w:ascii="Palatino" w:hAnsi="Palatino"/>
                <w:b/>
                <w:sz w:val="20"/>
              </w:rPr>
              <w:t>Date</w:t>
            </w: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bl>
    <w:p w:rsidR="007439FF" w:rsidRPr="00C45BDC" w:rsidRDefault="007439FF" w:rsidP="00EB3294">
      <w:pPr>
        <w:jc w:val="both"/>
        <w:sectPr w:rsidR="007439FF" w:rsidRPr="00C45BDC" w:rsidSect="00EB351B">
          <w:headerReference w:type="default" r:id="rId20"/>
          <w:footerReference w:type="default" r:id="rId21"/>
          <w:pgSz w:w="11906" w:h="16838"/>
          <w:pgMar w:top="1440" w:right="1440" w:bottom="1440" w:left="1440" w:header="708" w:footer="708" w:gutter="0"/>
          <w:pgNumType w:start="1"/>
          <w:cols w:space="708"/>
          <w:docGrid w:linePitch="360"/>
        </w:sectPr>
      </w:pPr>
    </w:p>
    <w:p w:rsidR="007439FF" w:rsidRDefault="007439FF" w:rsidP="00BB3FFF">
      <w:pPr>
        <w:pStyle w:val="Heading1"/>
      </w:pPr>
      <w:bookmarkStart w:id="247" w:name="_Toc288385627"/>
      <w:r>
        <w:lastRenderedPageBreak/>
        <w:t>Appendix C: Educational Community License</w:t>
      </w:r>
      <w:bookmarkEnd w:id="247"/>
    </w:p>
    <w:p w:rsidR="007439FF" w:rsidRDefault="007439FF" w:rsidP="00BB3FFF">
      <w:pPr>
        <w:jc w:val="both"/>
      </w:pPr>
      <w:r>
        <w:t xml:space="preserve">Link: </w:t>
      </w:r>
      <w:hyperlink r:id="rId22" w:history="1">
        <w:r w:rsidRPr="00055A01">
          <w:rPr>
            <w:rStyle w:val="Hyperlink"/>
          </w:rPr>
          <w:t>http://opensource.org/licenses/ecl1</w:t>
        </w:r>
      </w:hyperlink>
    </w:p>
    <w:p w:rsidR="007439FF" w:rsidRPr="00BB3FFF" w:rsidRDefault="007439FF" w:rsidP="00BB3FFF">
      <w:pPr>
        <w:spacing w:line="240" w:lineRule="auto"/>
        <w:jc w:val="both"/>
        <w:rPr>
          <w:rFonts w:cs="Calibri"/>
        </w:rPr>
      </w:pPr>
      <w:r w:rsidRPr="00BB3FFF">
        <w:rPr>
          <w:rFonts w:cs="Calibri"/>
        </w:rPr>
        <w:t>This Educational Community License (the "License") applies</w:t>
      </w:r>
      <w:r>
        <w:rPr>
          <w:rFonts w:cs="Calibri"/>
        </w:rPr>
        <w:t xml:space="preserve"> </w:t>
      </w:r>
      <w:r w:rsidRPr="00BB3FFF">
        <w:rPr>
          <w:rFonts w:cs="Calibri"/>
        </w:rPr>
        <w:t>to any original work of authorship (the "Original Work") whose owner</w:t>
      </w:r>
      <w:r>
        <w:rPr>
          <w:rFonts w:cs="Calibri"/>
        </w:rPr>
        <w:t xml:space="preserve"> </w:t>
      </w:r>
      <w:r w:rsidRPr="00BB3FFF">
        <w:rPr>
          <w:rFonts w:cs="Calibri"/>
        </w:rPr>
        <w:t>(the "Licensor") has placed the following notice immediately following</w:t>
      </w:r>
      <w:r>
        <w:rPr>
          <w:rFonts w:cs="Calibri"/>
        </w:rPr>
        <w:t xml:space="preserve"> </w:t>
      </w:r>
      <w:r w:rsidRPr="00BB3FFF">
        <w:rPr>
          <w:rFonts w:cs="Calibri"/>
        </w:rPr>
        <w:t>the copyright notice for the Original Work:</w:t>
      </w:r>
    </w:p>
    <w:p w:rsidR="007439FF" w:rsidRPr="00BB3FFF" w:rsidRDefault="007439FF" w:rsidP="00BB3FFF">
      <w:pPr>
        <w:spacing w:line="240" w:lineRule="auto"/>
        <w:jc w:val="both"/>
        <w:rPr>
          <w:rFonts w:cs="Calibri"/>
        </w:rPr>
      </w:pPr>
      <w:r w:rsidRPr="00BB3FFF">
        <w:rPr>
          <w:rFonts w:cs="Calibri"/>
        </w:rPr>
        <w:t>Copyright (c) &lt;year&gt; &lt;copyright holders&gt;</w:t>
      </w:r>
    </w:p>
    <w:p w:rsidR="007439FF" w:rsidRPr="00BB3FFF" w:rsidRDefault="007439FF" w:rsidP="00BB3FFF">
      <w:pPr>
        <w:spacing w:line="240" w:lineRule="auto"/>
        <w:jc w:val="both"/>
        <w:rPr>
          <w:rFonts w:cs="Calibri"/>
        </w:rPr>
      </w:pPr>
      <w:r w:rsidRPr="00BB3FFF">
        <w:rPr>
          <w:rFonts w:cs="Calibri"/>
        </w:rPr>
        <w:t>Licensed under the Educational Community License version 1.0</w:t>
      </w:r>
    </w:p>
    <w:p w:rsidR="007439FF" w:rsidRPr="00BB3FFF" w:rsidRDefault="007439FF" w:rsidP="00BB3FFF">
      <w:pPr>
        <w:spacing w:line="240" w:lineRule="auto"/>
        <w:jc w:val="both"/>
        <w:rPr>
          <w:rFonts w:cs="Calibri"/>
        </w:rPr>
      </w:pPr>
      <w:r w:rsidRPr="00BB3FFF">
        <w:rPr>
          <w:rFonts w:cs="Calibri"/>
        </w:rPr>
        <w:t>This Original Work, including software, source code, documents,</w:t>
      </w:r>
      <w:r>
        <w:rPr>
          <w:rFonts w:cs="Calibri"/>
        </w:rPr>
        <w:t xml:space="preserve"> </w:t>
      </w:r>
      <w:r w:rsidRPr="00BB3FFF">
        <w:rPr>
          <w:rFonts w:cs="Calibri"/>
        </w:rPr>
        <w:t>or other related items, is being provided by the copyright holder(s)</w:t>
      </w:r>
      <w:r>
        <w:rPr>
          <w:rFonts w:cs="Calibri"/>
        </w:rPr>
        <w:t xml:space="preserve"> </w:t>
      </w:r>
      <w:r w:rsidRPr="00BB3FFF">
        <w:rPr>
          <w:rFonts w:cs="Calibri"/>
        </w:rPr>
        <w:t>subject to the terms of the Educational Community License. By</w:t>
      </w:r>
      <w:r>
        <w:rPr>
          <w:rFonts w:cs="Calibri"/>
        </w:rPr>
        <w:t xml:space="preserve"> </w:t>
      </w:r>
      <w:r w:rsidRPr="00BB3FFF">
        <w:rPr>
          <w:rFonts w:cs="Calibri"/>
        </w:rPr>
        <w:t>obtaining, using and/or copying this Original Work, you agree that you</w:t>
      </w:r>
      <w:r>
        <w:rPr>
          <w:rFonts w:cs="Calibri"/>
        </w:rPr>
        <w:t xml:space="preserve"> </w:t>
      </w:r>
      <w:r w:rsidRPr="00BB3FFF">
        <w:rPr>
          <w:rFonts w:cs="Calibri"/>
        </w:rPr>
        <w:t>have read, understand, and will comply with the following terms and</w:t>
      </w:r>
      <w:r>
        <w:rPr>
          <w:rFonts w:cs="Calibri"/>
        </w:rPr>
        <w:t xml:space="preserve"> </w:t>
      </w:r>
      <w:r w:rsidRPr="00BB3FFF">
        <w:rPr>
          <w:rFonts w:cs="Calibri"/>
        </w:rPr>
        <w:t>conditions of the Educational Community License:</w:t>
      </w:r>
    </w:p>
    <w:p w:rsidR="007439FF" w:rsidRPr="00BB3FFF" w:rsidRDefault="007439FF" w:rsidP="00BB3FFF">
      <w:pPr>
        <w:spacing w:line="240" w:lineRule="auto"/>
        <w:jc w:val="both"/>
        <w:rPr>
          <w:rFonts w:cs="Calibri"/>
        </w:rPr>
      </w:pPr>
      <w:r w:rsidRPr="00BB3FFF">
        <w:rPr>
          <w:rFonts w:cs="Calibri"/>
        </w:rPr>
        <w:t>Permission to use, copy, modify, merge, publish, distribute, and</w:t>
      </w:r>
      <w:r>
        <w:rPr>
          <w:rFonts w:cs="Calibri"/>
        </w:rPr>
        <w:t xml:space="preserve"> </w:t>
      </w:r>
      <w:r w:rsidRPr="00BB3FFF">
        <w:rPr>
          <w:rFonts w:cs="Calibri"/>
        </w:rPr>
        <w:t>sublicense this Original Work and its documentation, with or without</w:t>
      </w:r>
      <w:r>
        <w:rPr>
          <w:rFonts w:cs="Calibri"/>
        </w:rPr>
        <w:t xml:space="preserve"> </w:t>
      </w:r>
      <w:r w:rsidRPr="00BB3FFF">
        <w:rPr>
          <w:rFonts w:cs="Calibri"/>
        </w:rPr>
        <w:t>modification, for any purpose, and without fee or royalty to the</w:t>
      </w:r>
      <w:r>
        <w:rPr>
          <w:rFonts w:cs="Calibri"/>
        </w:rPr>
        <w:t xml:space="preserve"> </w:t>
      </w:r>
      <w:r w:rsidRPr="00BB3FFF">
        <w:rPr>
          <w:rFonts w:cs="Calibri"/>
        </w:rPr>
        <w:t>copyright holder(s) is hereby granted, provided that you include the</w:t>
      </w:r>
      <w:r>
        <w:rPr>
          <w:rFonts w:cs="Calibri"/>
        </w:rPr>
        <w:t xml:space="preserve"> </w:t>
      </w:r>
      <w:r w:rsidRPr="00BB3FFF">
        <w:rPr>
          <w:rFonts w:cs="Calibri"/>
        </w:rPr>
        <w:t>following on ALL copies of the Original Work or portions thereof,</w:t>
      </w:r>
      <w:r>
        <w:rPr>
          <w:rFonts w:cs="Calibri"/>
        </w:rPr>
        <w:t xml:space="preserve"> </w:t>
      </w:r>
      <w:r w:rsidRPr="00BB3FFF">
        <w:rPr>
          <w:rFonts w:cs="Calibri"/>
        </w:rPr>
        <w:t>including modifications or derivatives, that you make:</w:t>
      </w:r>
    </w:p>
    <w:p w:rsidR="007439FF" w:rsidRDefault="007439FF" w:rsidP="00BB3FFF">
      <w:pPr>
        <w:pStyle w:val="ListParagraph"/>
        <w:numPr>
          <w:ilvl w:val="0"/>
          <w:numId w:val="3"/>
          <w:numberingChange w:id="248" w:author="Tran Ba Tien" w:date="2011-03-20T12:58:00Z" w:original=""/>
        </w:numPr>
        <w:spacing w:line="240" w:lineRule="auto"/>
        <w:ind w:left="993"/>
        <w:jc w:val="both"/>
        <w:rPr>
          <w:rFonts w:cs="Calibri"/>
        </w:rPr>
      </w:pPr>
      <w:r w:rsidRPr="00620869">
        <w:rPr>
          <w:rFonts w:cs="Calibri"/>
        </w:rPr>
        <w:t>The full text of the Educational Community License in a location viewable to users of the redistributed or derivative work.</w:t>
      </w:r>
    </w:p>
    <w:p w:rsidR="007439FF" w:rsidRDefault="007439FF" w:rsidP="00BB3FFF">
      <w:pPr>
        <w:pStyle w:val="ListParagraph"/>
        <w:numPr>
          <w:ilvl w:val="0"/>
          <w:numId w:val="3"/>
          <w:numberingChange w:id="249" w:author="Tran Ba Tien" w:date="2011-03-20T12:58:00Z" w:original=""/>
        </w:numPr>
        <w:spacing w:line="240" w:lineRule="auto"/>
        <w:ind w:left="993"/>
        <w:jc w:val="both"/>
        <w:rPr>
          <w:rFonts w:cs="Calibri"/>
        </w:rPr>
      </w:pPr>
      <w:r w:rsidRPr="00620869">
        <w:rPr>
          <w:rFonts w:cs="Calibri"/>
        </w:rPr>
        <w:t>Any pre-existing intellectual property disclaimers, notices, or terms and conditions.</w:t>
      </w:r>
    </w:p>
    <w:p w:rsidR="007439FF" w:rsidRDefault="007439FF" w:rsidP="00BB3FFF">
      <w:pPr>
        <w:pStyle w:val="ListParagraph"/>
        <w:numPr>
          <w:ilvl w:val="0"/>
          <w:numId w:val="3"/>
          <w:numberingChange w:id="250" w:author="Tran Ba Tien" w:date="2011-03-20T12:58:00Z" w:original=""/>
        </w:numPr>
        <w:spacing w:line="240" w:lineRule="auto"/>
        <w:ind w:left="993"/>
        <w:jc w:val="both"/>
        <w:rPr>
          <w:rFonts w:cs="Calibri"/>
        </w:rPr>
      </w:pPr>
      <w:r w:rsidRPr="00620869">
        <w:rPr>
          <w:rFonts w:cs="Calibri"/>
        </w:rPr>
        <w:t>Notice of any changes or modifications to the Original Work, including the date the changes were made.</w:t>
      </w:r>
    </w:p>
    <w:p w:rsidR="007439FF" w:rsidRPr="00620869" w:rsidRDefault="007439FF" w:rsidP="00BB3FFF">
      <w:pPr>
        <w:pStyle w:val="ListParagraph"/>
        <w:numPr>
          <w:ilvl w:val="0"/>
          <w:numId w:val="3"/>
          <w:numberingChange w:id="251" w:author="Tran Ba Tien" w:date="2011-03-20T12:58:00Z" w:original=""/>
        </w:numPr>
        <w:spacing w:line="240" w:lineRule="auto"/>
        <w:ind w:left="993"/>
        <w:jc w:val="both"/>
        <w:rPr>
          <w:rFonts w:cs="Calibri"/>
        </w:rPr>
      </w:pPr>
      <w:r w:rsidRPr="00620869">
        <w:rPr>
          <w:rFonts w:cs="Calibri"/>
        </w:rPr>
        <w:t>Any modifications of the Original Work must be distributed in such a manner as to avoid any confusion with the Original Work of the copyright holders.</w:t>
      </w:r>
    </w:p>
    <w:p w:rsidR="007439FF" w:rsidRPr="00BB3FFF" w:rsidRDefault="007439FF" w:rsidP="00BB3FFF">
      <w:pPr>
        <w:spacing w:line="240" w:lineRule="auto"/>
        <w:jc w:val="both"/>
        <w:rPr>
          <w:rFonts w:cs="Calibri"/>
        </w:rPr>
      </w:pPr>
      <w:r w:rsidRPr="00BB3FFF">
        <w:rPr>
          <w:rFonts w:cs="Calibri"/>
        </w:rPr>
        <w:t>THE SOFTWARE IS PROVIDED "AS IS", WITHOUT WARRANTY OF ANY KIND,</w:t>
      </w:r>
      <w:r>
        <w:rPr>
          <w:rFonts w:cs="Calibri"/>
        </w:rPr>
        <w:t xml:space="preserve"> </w:t>
      </w:r>
      <w:r w:rsidRPr="00BB3FFF">
        <w:rPr>
          <w:rFonts w:cs="Calibri"/>
        </w:rPr>
        <w:t>EXPRESS OR IMPLIED, INCLUDING BUT NOT LIMITED TO THE WARRANTIES OF</w:t>
      </w:r>
      <w:r>
        <w:rPr>
          <w:rFonts w:cs="Calibri"/>
        </w:rPr>
        <w:t xml:space="preserve"> </w:t>
      </w:r>
      <w:r w:rsidRPr="00BB3FFF">
        <w:rPr>
          <w:rFonts w:cs="Calibri"/>
        </w:rPr>
        <w:t>MERCHANTABILITY, FITNESS FOR A PARTICULAR PURPOSE AND NONINFRINGEMENT.</w:t>
      </w:r>
      <w:r>
        <w:rPr>
          <w:rFonts w:cs="Calibri"/>
        </w:rPr>
        <w:t xml:space="preserve"> </w:t>
      </w:r>
      <w:r w:rsidRPr="00BB3FFF">
        <w:rPr>
          <w:rFonts w:cs="Calibri"/>
        </w:rPr>
        <w:t>IN NO EVENT SHALL THE AUTHORS OR COPYRIGHT HOLDERS BE LIABLE FOR ANY</w:t>
      </w:r>
      <w:r>
        <w:rPr>
          <w:rFonts w:cs="Calibri"/>
        </w:rPr>
        <w:t xml:space="preserve"> </w:t>
      </w:r>
      <w:r w:rsidRPr="00BB3FFF">
        <w:rPr>
          <w:rFonts w:cs="Calibri"/>
        </w:rPr>
        <w:t>CLAIM, DAMAGES OR OTHER LIABILITY, WHETHER IN AN ACTION OF CONTRACT,</w:t>
      </w:r>
      <w:r>
        <w:rPr>
          <w:rFonts w:cs="Calibri"/>
        </w:rPr>
        <w:t xml:space="preserve"> </w:t>
      </w:r>
      <w:r w:rsidRPr="00BB3FFF">
        <w:rPr>
          <w:rFonts w:cs="Calibri"/>
        </w:rPr>
        <w:t>TORT OR OTHERWISE, ARISING FROM, OUT OF OR IN CONNECTION WITH THE</w:t>
      </w:r>
      <w:r>
        <w:rPr>
          <w:rFonts w:cs="Calibri"/>
        </w:rPr>
        <w:t xml:space="preserve"> </w:t>
      </w:r>
      <w:r w:rsidRPr="00BB3FFF">
        <w:rPr>
          <w:rFonts w:cs="Calibri"/>
        </w:rPr>
        <w:t>SOFTWARE OR THE USE OR OTHER DEALINGS IN THE SOFTWARE.</w:t>
      </w:r>
    </w:p>
    <w:p w:rsidR="007439FF" w:rsidRPr="00BB3FFF" w:rsidRDefault="007439FF" w:rsidP="00BB3FFF">
      <w:pPr>
        <w:spacing w:line="240" w:lineRule="auto"/>
        <w:jc w:val="both"/>
        <w:rPr>
          <w:rFonts w:cs="Calibri"/>
        </w:rPr>
      </w:pPr>
      <w:r w:rsidRPr="00BB3FFF">
        <w:rPr>
          <w:rFonts w:cs="Calibri"/>
        </w:rPr>
        <w:t>The name and trademarks of copyright holder(s) may NOT be used</w:t>
      </w:r>
      <w:r>
        <w:rPr>
          <w:rFonts w:cs="Calibri"/>
        </w:rPr>
        <w:t xml:space="preserve"> </w:t>
      </w:r>
      <w:r w:rsidRPr="00BB3FFF">
        <w:rPr>
          <w:rFonts w:cs="Calibri"/>
        </w:rPr>
        <w:t>in advertising or publicity pertaining to the Original or Derivative</w:t>
      </w:r>
      <w:r>
        <w:rPr>
          <w:rFonts w:cs="Calibri"/>
        </w:rPr>
        <w:t xml:space="preserve"> </w:t>
      </w:r>
      <w:r w:rsidRPr="00BB3FFF">
        <w:rPr>
          <w:rFonts w:cs="Calibri"/>
        </w:rPr>
        <w:t>Works without specific, written prior permission. Title to copyright in</w:t>
      </w:r>
      <w:r>
        <w:rPr>
          <w:rFonts w:cs="Calibri"/>
        </w:rPr>
        <w:t xml:space="preserve"> </w:t>
      </w:r>
      <w:r w:rsidRPr="00BB3FFF">
        <w:rPr>
          <w:rFonts w:cs="Calibri"/>
        </w:rPr>
        <w:t>the Original Work and any associated documentation will at all times</w:t>
      </w:r>
      <w:r>
        <w:rPr>
          <w:rFonts w:cs="Calibri"/>
        </w:rPr>
        <w:t xml:space="preserve"> </w:t>
      </w:r>
      <w:r w:rsidRPr="00BB3FFF">
        <w:rPr>
          <w:rFonts w:cs="Calibri"/>
        </w:rPr>
        <w:t>remain with the copyright holders.</w:t>
      </w:r>
    </w:p>
    <w:sectPr w:rsidR="007439FF" w:rsidRPr="00BB3FFF" w:rsidSect="00B87BE9">
      <w:headerReference w:type="default" r:id="rId23"/>
      <w:footerReference w:type="default" r:id="rId24"/>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0D4" w:rsidRDefault="004000D4" w:rsidP="00C0626A">
      <w:pPr>
        <w:spacing w:after="0" w:line="240" w:lineRule="auto"/>
      </w:pPr>
      <w:r>
        <w:separator/>
      </w:r>
    </w:p>
  </w:endnote>
  <w:endnote w:type="continuationSeparator" w:id="0">
    <w:p w:rsidR="004000D4" w:rsidRDefault="004000D4"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7439FF" w:rsidRPr="005A2EF4">
      <w:trPr>
        <w:trHeight w:val="151"/>
      </w:trPr>
      <w:tc>
        <w:tcPr>
          <w:tcW w:w="2250" w:type="pct"/>
          <w:tcBorders>
            <w:bottom w:val="single" w:sz="4" w:space="0" w:color="4F81BD"/>
          </w:tcBorders>
        </w:tcPr>
        <w:p w:rsidR="007439FF" w:rsidRDefault="007439FF">
          <w:pPr>
            <w:pStyle w:val="Header"/>
            <w:rPr>
              <w:rFonts w:ascii="Cambria" w:hAnsi="Cambria"/>
              <w:b/>
              <w:bCs/>
            </w:rPr>
          </w:pPr>
        </w:p>
      </w:tc>
      <w:tc>
        <w:tcPr>
          <w:tcW w:w="500" w:type="pct"/>
          <w:vMerge w:val="restart"/>
          <w:noWrap/>
          <w:vAlign w:val="center"/>
        </w:tcPr>
        <w:p w:rsidR="007439FF" w:rsidRDefault="007439FF">
          <w:pPr>
            <w:pStyle w:val="NoSpacing"/>
            <w:rPr>
              <w:rFonts w:ascii="Cambria" w:hAnsi="Cambria"/>
            </w:rPr>
          </w:pPr>
          <w:r>
            <w:rPr>
              <w:rFonts w:ascii="Cambria" w:hAnsi="Cambria"/>
              <w:b/>
              <w:bCs/>
            </w:rPr>
            <w:t xml:space="preserve">Page </w:t>
          </w:r>
          <w:r w:rsidR="004000D4">
            <w:fldChar w:fldCharType="begin"/>
          </w:r>
          <w:r w:rsidR="004000D4">
            <w:instrText xml:space="preserve"> PAGE  \* MERGEFORMAT </w:instrText>
          </w:r>
          <w:r w:rsidR="004000D4">
            <w:fldChar w:fldCharType="separate"/>
          </w:r>
          <w:r w:rsidR="00EC3F4B" w:rsidRPr="00EC3F4B">
            <w:rPr>
              <w:rFonts w:ascii="Cambria" w:hAnsi="Cambria"/>
              <w:b/>
              <w:bCs/>
              <w:noProof/>
            </w:rPr>
            <w:t>0</w:t>
          </w:r>
          <w:r w:rsidR="004000D4">
            <w:rPr>
              <w:rFonts w:ascii="Cambria" w:hAnsi="Cambria"/>
              <w:b/>
              <w:bCs/>
              <w:noProof/>
            </w:rPr>
            <w:fldChar w:fldCharType="end"/>
          </w:r>
        </w:p>
      </w:tc>
      <w:tc>
        <w:tcPr>
          <w:tcW w:w="2250" w:type="pct"/>
          <w:tcBorders>
            <w:bottom w:val="single" w:sz="4" w:space="0" w:color="4F81BD"/>
          </w:tcBorders>
        </w:tcPr>
        <w:p w:rsidR="007439FF" w:rsidRDefault="007439FF">
          <w:pPr>
            <w:pStyle w:val="Header"/>
            <w:rPr>
              <w:rFonts w:ascii="Cambria" w:hAnsi="Cambria"/>
              <w:b/>
              <w:bCs/>
            </w:rPr>
          </w:pPr>
        </w:p>
      </w:tc>
    </w:tr>
    <w:tr w:rsidR="007439FF" w:rsidRPr="005A2EF4">
      <w:trPr>
        <w:trHeight w:val="150"/>
      </w:trPr>
      <w:tc>
        <w:tcPr>
          <w:tcW w:w="2250" w:type="pct"/>
          <w:tcBorders>
            <w:top w:val="single" w:sz="4" w:space="0" w:color="4F81BD"/>
          </w:tcBorders>
        </w:tcPr>
        <w:p w:rsidR="007439FF" w:rsidRDefault="007439FF">
          <w:pPr>
            <w:pStyle w:val="Header"/>
            <w:rPr>
              <w:rFonts w:ascii="Cambria" w:hAnsi="Cambria"/>
              <w:b/>
              <w:bCs/>
            </w:rPr>
          </w:pPr>
        </w:p>
      </w:tc>
      <w:tc>
        <w:tcPr>
          <w:tcW w:w="500" w:type="pct"/>
          <w:vMerge/>
        </w:tcPr>
        <w:p w:rsidR="007439FF" w:rsidRDefault="007439FF">
          <w:pPr>
            <w:pStyle w:val="Header"/>
            <w:jc w:val="center"/>
            <w:rPr>
              <w:rFonts w:ascii="Cambria" w:hAnsi="Cambria"/>
              <w:b/>
              <w:bCs/>
            </w:rPr>
          </w:pPr>
        </w:p>
      </w:tc>
      <w:tc>
        <w:tcPr>
          <w:tcW w:w="2250" w:type="pct"/>
          <w:tcBorders>
            <w:top w:val="single" w:sz="4" w:space="0" w:color="4F81BD"/>
          </w:tcBorders>
        </w:tcPr>
        <w:p w:rsidR="007439FF" w:rsidRDefault="007439FF">
          <w:pPr>
            <w:pStyle w:val="Header"/>
            <w:rPr>
              <w:rFonts w:ascii="Cambria" w:hAnsi="Cambria"/>
              <w:b/>
              <w:bCs/>
            </w:rPr>
          </w:pPr>
        </w:p>
      </w:tc>
    </w:tr>
  </w:tbl>
  <w:p w:rsidR="007439FF" w:rsidRDefault="007439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7439FF" w:rsidRPr="005A2EF4" w:rsidTr="008E621B">
      <w:trPr>
        <w:trHeight w:val="151"/>
      </w:trPr>
      <w:tc>
        <w:tcPr>
          <w:tcW w:w="2250" w:type="pct"/>
          <w:tcBorders>
            <w:bottom w:val="single" w:sz="4" w:space="0" w:color="4F81BD"/>
          </w:tcBorders>
        </w:tcPr>
        <w:p w:rsidR="007439FF" w:rsidRDefault="007439FF" w:rsidP="008E621B">
          <w:pPr>
            <w:pStyle w:val="Header"/>
            <w:rPr>
              <w:rFonts w:ascii="Cambria" w:hAnsi="Cambria"/>
              <w:b/>
              <w:bCs/>
            </w:rPr>
          </w:pPr>
        </w:p>
      </w:tc>
      <w:tc>
        <w:tcPr>
          <w:tcW w:w="500" w:type="pct"/>
          <w:vMerge w:val="restart"/>
          <w:noWrap/>
          <w:vAlign w:val="center"/>
        </w:tcPr>
        <w:p w:rsidR="007439FF" w:rsidRDefault="007439FF" w:rsidP="008E621B">
          <w:pPr>
            <w:pStyle w:val="NoSpacing"/>
            <w:rPr>
              <w:rFonts w:ascii="Cambria" w:hAnsi="Cambria"/>
            </w:rPr>
          </w:pPr>
          <w:r>
            <w:rPr>
              <w:rFonts w:ascii="Cambria" w:hAnsi="Cambria"/>
              <w:b/>
              <w:bCs/>
            </w:rPr>
            <w:t xml:space="preserve">page </w:t>
          </w:r>
          <w:r w:rsidR="004000D4">
            <w:fldChar w:fldCharType="begin"/>
          </w:r>
          <w:r w:rsidR="004000D4">
            <w:instrText xml:space="preserve"> PAGE  \* MERGEFORMAT </w:instrText>
          </w:r>
          <w:r w:rsidR="004000D4">
            <w:fldChar w:fldCharType="separate"/>
          </w:r>
          <w:r w:rsidR="00EC3F4B" w:rsidRPr="00EC3F4B">
            <w:rPr>
              <w:rFonts w:ascii="Cambria" w:hAnsi="Cambria"/>
              <w:b/>
              <w:bCs/>
              <w:noProof/>
            </w:rPr>
            <w:t>i</w:t>
          </w:r>
          <w:r w:rsidR="004000D4">
            <w:rPr>
              <w:rFonts w:ascii="Cambria" w:hAnsi="Cambria"/>
              <w:b/>
              <w:bCs/>
              <w:noProof/>
            </w:rPr>
            <w:fldChar w:fldCharType="end"/>
          </w:r>
        </w:p>
      </w:tc>
      <w:tc>
        <w:tcPr>
          <w:tcW w:w="225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8E621B">
      <w:trPr>
        <w:trHeight w:val="150"/>
      </w:trPr>
      <w:tc>
        <w:tcPr>
          <w:tcW w:w="2250" w:type="pct"/>
          <w:tcBorders>
            <w:top w:val="single" w:sz="4" w:space="0" w:color="4F81BD"/>
          </w:tcBorders>
        </w:tcPr>
        <w:p w:rsidR="007439FF" w:rsidRDefault="007439FF" w:rsidP="008E621B">
          <w:pPr>
            <w:pStyle w:val="Header"/>
            <w:rPr>
              <w:rFonts w:ascii="Cambria" w:hAnsi="Cambria"/>
              <w:b/>
              <w:bCs/>
            </w:rPr>
          </w:pPr>
        </w:p>
      </w:tc>
      <w:tc>
        <w:tcPr>
          <w:tcW w:w="500" w:type="pct"/>
          <w:vMerge/>
        </w:tcPr>
        <w:p w:rsidR="007439FF" w:rsidRDefault="007439FF" w:rsidP="008E621B">
          <w:pPr>
            <w:pStyle w:val="Header"/>
            <w:jc w:val="center"/>
            <w:rPr>
              <w:rFonts w:ascii="Cambria" w:hAnsi="Cambria"/>
              <w:b/>
              <w:bCs/>
            </w:rPr>
          </w:pPr>
        </w:p>
      </w:tc>
      <w:tc>
        <w:tcPr>
          <w:tcW w:w="225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7439FF" w:rsidRPr="005A2EF4">
      <w:trPr>
        <w:trHeight w:val="151"/>
      </w:trPr>
      <w:tc>
        <w:tcPr>
          <w:tcW w:w="2250" w:type="pct"/>
          <w:tcBorders>
            <w:bottom w:val="single" w:sz="4" w:space="0" w:color="4F81BD"/>
          </w:tcBorders>
        </w:tcPr>
        <w:p w:rsidR="007439FF" w:rsidRDefault="007439FF">
          <w:pPr>
            <w:pStyle w:val="Header"/>
            <w:rPr>
              <w:rFonts w:ascii="Cambria" w:hAnsi="Cambria"/>
              <w:b/>
              <w:bCs/>
            </w:rPr>
          </w:pPr>
        </w:p>
      </w:tc>
      <w:tc>
        <w:tcPr>
          <w:tcW w:w="500" w:type="pct"/>
          <w:vMerge w:val="restart"/>
          <w:noWrap/>
          <w:vAlign w:val="center"/>
        </w:tcPr>
        <w:p w:rsidR="007439FF" w:rsidRDefault="007439FF">
          <w:pPr>
            <w:pStyle w:val="NoSpacing"/>
            <w:rPr>
              <w:rFonts w:ascii="Cambria" w:hAnsi="Cambria"/>
            </w:rPr>
          </w:pPr>
          <w:r>
            <w:rPr>
              <w:rFonts w:ascii="Cambria" w:hAnsi="Cambria"/>
              <w:b/>
              <w:bCs/>
            </w:rPr>
            <w:t xml:space="preserve">page </w:t>
          </w:r>
          <w:r w:rsidR="004000D4">
            <w:fldChar w:fldCharType="begin"/>
          </w:r>
          <w:r w:rsidR="004000D4">
            <w:instrText xml:space="preserve"> PAGE  \* MERGEFORMAT </w:instrText>
          </w:r>
          <w:r w:rsidR="004000D4">
            <w:fldChar w:fldCharType="separate"/>
          </w:r>
          <w:r w:rsidRPr="00232FDA">
            <w:rPr>
              <w:rFonts w:ascii="Cambria" w:hAnsi="Cambria"/>
              <w:b/>
              <w:bCs/>
              <w:noProof/>
            </w:rPr>
            <w:t>i</w:t>
          </w:r>
          <w:r w:rsidR="004000D4">
            <w:rPr>
              <w:rFonts w:ascii="Cambria" w:hAnsi="Cambria"/>
              <w:b/>
              <w:bCs/>
              <w:noProof/>
            </w:rPr>
            <w:fldChar w:fldCharType="end"/>
          </w:r>
        </w:p>
      </w:tc>
      <w:tc>
        <w:tcPr>
          <w:tcW w:w="2250" w:type="pct"/>
          <w:tcBorders>
            <w:bottom w:val="single" w:sz="4" w:space="0" w:color="4F81BD"/>
          </w:tcBorders>
        </w:tcPr>
        <w:p w:rsidR="007439FF" w:rsidRDefault="007439FF" w:rsidP="000112A8">
          <w:pPr>
            <w:pStyle w:val="Header"/>
            <w:jc w:val="right"/>
            <w:rPr>
              <w:rFonts w:ascii="Cambria" w:hAnsi="Cambria"/>
              <w:b/>
              <w:bCs/>
            </w:rPr>
          </w:pPr>
          <w:r>
            <w:rPr>
              <w:rFonts w:ascii="Cambria" w:hAnsi="Cambria"/>
              <w:b/>
              <w:bCs/>
            </w:rPr>
            <w:t>GoldenGravure</w:t>
          </w:r>
        </w:p>
      </w:tc>
    </w:tr>
    <w:tr w:rsidR="007439FF" w:rsidRPr="005A2EF4">
      <w:trPr>
        <w:trHeight w:val="150"/>
      </w:trPr>
      <w:tc>
        <w:tcPr>
          <w:tcW w:w="2250" w:type="pct"/>
          <w:tcBorders>
            <w:top w:val="single" w:sz="4" w:space="0" w:color="4F81BD"/>
          </w:tcBorders>
        </w:tcPr>
        <w:p w:rsidR="007439FF" w:rsidRDefault="007439FF">
          <w:pPr>
            <w:pStyle w:val="Header"/>
            <w:rPr>
              <w:rFonts w:ascii="Cambria" w:hAnsi="Cambria"/>
              <w:b/>
              <w:bCs/>
            </w:rPr>
          </w:pPr>
        </w:p>
      </w:tc>
      <w:tc>
        <w:tcPr>
          <w:tcW w:w="500" w:type="pct"/>
          <w:vMerge/>
        </w:tcPr>
        <w:p w:rsidR="007439FF" w:rsidRDefault="007439FF">
          <w:pPr>
            <w:pStyle w:val="Header"/>
            <w:jc w:val="center"/>
            <w:rPr>
              <w:rFonts w:ascii="Cambria" w:hAnsi="Cambria"/>
              <w:b/>
              <w:bCs/>
            </w:rPr>
          </w:pPr>
        </w:p>
      </w:tc>
      <w:tc>
        <w:tcPr>
          <w:tcW w:w="2250" w:type="pct"/>
          <w:tcBorders>
            <w:top w:val="single" w:sz="4" w:space="0" w:color="4F81BD"/>
          </w:tcBorders>
        </w:tcPr>
        <w:p w:rsidR="007439FF" w:rsidRDefault="007439FF">
          <w:pPr>
            <w:pStyle w:val="Header"/>
            <w:rPr>
              <w:rFonts w:ascii="Cambria" w:hAnsi="Cambria"/>
              <w:b/>
              <w:bCs/>
            </w:rPr>
          </w:pPr>
        </w:p>
      </w:tc>
    </w:tr>
  </w:tbl>
  <w:p w:rsidR="007439FF" w:rsidRDefault="007439FF">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602"/>
      <w:gridCol w:w="1538"/>
      <w:gridCol w:w="4102"/>
    </w:tblGrid>
    <w:tr w:rsidR="007439FF" w:rsidRPr="005A2EF4" w:rsidTr="00C0617A">
      <w:trPr>
        <w:trHeight w:val="151"/>
      </w:trPr>
      <w:tc>
        <w:tcPr>
          <w:tcW w:w="1949" w:type="pct"/>
          <w:tcBorders>
            <w:bottom w:val="single" w:sz="4" w:space="0" w:color="4F81BD"/>
          </w:tcBorders>
        </w:tcPr>
        <w:p w:rsidR="007439FF" w:rsidRDefault="007439FF" w:rsidP="008E621B">
          <w:pPr>
            <w:pStyle w:val="Header"/>
            <w:rPr>
              <w:rFonts w:ascii="Cambria" w:hAnsi="Cambria"/>
              <w:b/>
              <w:bCs/>
            </w:rPr>
          </w:pPr>
        </w:p>
      </w:tc>
      <w:tc>
        <w:tcPr>
          <w:tcW w:w="832" w:type="pct"/>
          <w:vMerge w:val="restart"/>
          <w:noWrap/>
          <w:vAlign w:val="center"/>
        </w:tcPr>
        <w:p w:rsidR="007439FF" w:rsidRDefault="007439FF" w:rsidP="00C0617A">
          <w:pPr>
            <w:pStyle w:val="NoSpacing"/>
            <w:jc w:val="center"/>
            <w:rPr>
              <w:rFonts w:ascii="Cambria" w:hAnsi="Cambria"/>
            </w:rPr>
          </w:pPr>
          <w:r>
            <w:rPr>
              <w:rFonts w:ascii="Cambria" w:hAnsi="Cambria"/>
              <w:b/>
              <w:bCs/>
            </w:rPr>
            <w:t xml:space="preserve">Page </w:t>
          </w:r>
          <w:r w:rsidR="004000D4">
            <w:fldChar w:fldCharType="begin"/>
          </w:r>
          <w:r w:rsidR="004000D4">
            <w:instrText xml:space="preserve"> PAGE  \* MERGEFORMAT </w:instrText>
          </w:r>
          <w:r w:rsidR="004000D4">
            <w:fldChar w:fldCharType="separate"/>
          </w:r>
          <w:r w:rsidR="00EC3F4B" w:rsidRPr="00EC3F4B">
            <w:rPr>
              <w:rFonts w:ascii="Cambria" w:hAnsi="Cambria"/>
              <w:b/>
              <w:bCs/>
              <w:noProof/>
            </w:rPr>
            <w:t>18</w:t>
          </w:r>
          <w:r w:rsidR="004000D4">
            <w:rPr>
              <w:rFonts w:ascii="Cambria" w:hAnsi="Cambria"/>
              <w:b/>
              <w:bCs/>
              <w:noProof/>
            </w:rPr>
            <w:fldChar w:fldCharType="end"/>
          </w:r>
        </w:p>
      </w:tc>
      <w:tc>
        <w:tcPr>
          <w:tcW w:w="222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C0617A">
      <w:trPr>
        <w:trHeight w:val="150"/>
      </w:trPr>
      <w:tc>
        <w:tcPr>
          <w:tcW w:w="1949" w:type="pct"/>
          <w:tcBorders>
            <w:top w:val="single" w:sz="4" w:space="0" w:color="4F81BD"/>
          </w:tcBorders>
        </w:tcPr>
        <w:p w:rsidR="007439FF" w:rsidRDefault="007439FF" w:rsidP="008E621B">
          <w:pPr>
            <w:pStyle w:val="Header"/>
            <w:rPr>
              <w:rFonts w:ascii="Cambria" w:hAnsi="Cambria"/>
              <w:b/>
              <w:bCs/>
            </w:rPr>
          </w:pPr>
        </w:p>
      </w:tc>
      <w:tc>
        <w:tcPr>
          <w:tcW w:w="832" w:type="pct"/>
          <w:vMerge/>
        </w:tcPr>
        <w:p w:rsidR="007439FF" w:rsidRDefault="007439FF" w:rsidP="008E621B">
          <w:pPr>
            <w:pStyle w:val="Header"/>
            <w:jc w:val="center"/>
            <w:rPr>
              <w:rFonts w:ascii="Cambria" w:hAnsi="Cambria"/>
              <w:b/>
              <w:bCs/>
            </w:rPr>
          </w:pPr>
        </w:p>
      </w:tc>
      <w:tc>
        <w:tcPr>
          <w:tcW w:w="222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p w:rsidR="007439FF" w:rsidRDefault="007439F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7439FF" w:rsidRPr="005A2EF4" w:rsidTr="00C0617A">
      <w:trPr>
        <w:trHeight w:val="151"/>
      </w:trPr>
      <w:tc>
        <w:tcPr>
          <w:tcW w:w="1949" w:type="pct"/>
          <w:tcBorders>
            <w:bottom w:val="single" w:sz="4" w:space="0" w:color="4F81BD"/>
          </w:tcBorders>
        </w:tcPr>
        <w:p w:rsidR="007439FF" w:rsidRDefault="007439FF" w:rsidP="008E621B">
          <w:pPr>
            <w:pStyle w:val="Header"/>
            <w:rPr>
              <w:rFonts w:ascii="Cambria" w:hAnsi="Cambria"/>
              <w:b/>
              <w:bCs/>
            </w:rPr>
          </w:pPr>
        </w:p>
      </w:tc>
      <w:tc>
        <w:tcPr>
          <w:tcW w:w="832" w:type="pct"/>
          <w:vMerge w:val="restart"/>
          <w:noWrap/>
          <w:vAlign w:val="center"/>
        </w:tcPr>
        <w:p w:rsidR="007439FF" w:rsidRDefault="007439FF" w:rsidP="00C0617A">
          <w:pPr>
            <w:pStyle w:val="NoSpacing"/>
            <w:jc w:val="center"/>
            <w:rPr>
              <w:rFonts w:ascii="Cambria" w:hAnsi="Cambria"/>
            </w:rPr>
          </w:pPr>
          <w:r>
            <w:rPr>
              <w:rFonts w:ascii="Cambria" w:hAnsi="Cambria"/>
              <w:b/>
              <w:bCs/>
            </w:rPr>
            <w:t xml:space="preserve">Appendix A - </w:t>
          </w:r>
          <w:r w:rsidR="004000D4">
            <w:fldChar w:fldCharType="begin"/>
          </w:r>
          <w:r w:rsidR="004000D4">
            <w:instrText xml:space="preserve"> PAGE  \* MERGEFORMAT </w:instrText>
          </w:r>
          <w:r w:rsidR="004000D4">
            <w:fldChar w:fldCharType="separate"/>
          </w:r>
          <w:r w:rsidR="00EC3F4B" w:rsidRPr="00EC3F4B">
            <w:rPr>
              <w:rFonts w:ascii="Cambria" w:hAnsi="Cambria"/>
              <w:b/>
              <w:bCs/>
              <w:noProof/>
            </w:rPr>
            <w:t>9</w:t>
          </w:r>
          <w:r w:rsidR="004000D4">
            <w:rPr>
              <w:rFonts w:ascii="Cambria" w:hAnsi="Cambria"/>
              <w:b/>
              <w:bCs/>
              <w:noProof/>
            </w:rPr>
            <w:fldChar w:fldCharType="end"/>
          </w:r>
        </w:p>
      </w:tc>
      <w:tc>
        <w:tcPr>
          <w:tcW w:w="222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C0617A">
      <w:trPr>
        <w:trHeight w:val="150"/>
      </w:trPr>
      <w:tc>
        <w:tcPr>
          <w:tcW w:w="1949" w:type="pct"/>
          <w:tcBorders>
            <w:top w:val="single" w:sz="4" w:space="0" w:color="4F81BD"/>
          </w:tcBorders>
        </w:tcPr>
        <w:p w:rsidR="007439FF" w:rsidRDefault="007439FF" w:rsidP="008E621B">
          <w:pPr>
            <w:pStyle w:val="Header"/>
            <w:rPr>
              <w:rFonts w:ascii="Cambria" w:hAnsi="Cambria"/>
              <w:b/>
              <w:bCs/>
            </w:rPr>
          </w:pPr>
        </w:p>
      </w:tc>
      <w:tc>
        <w:tcPr>
          <w:tcW w:w="832" w:type="pct"/>
          <w:vMerge/>
        </w:tcPr>
        <w:p w:rsidR="007439FF" w:rsidRDefault="007439FF" w:rsidP="008E621B">
          <w:pPr>
            <w:pStyle w:val="Header"/>
            <w:jc w:val="center"/>
            <w:rPr>
              <w:rFonts w:ascii="Cambria" w:hAnsi="Cambria"/>
              <w:b/>
              <w:bCs/>
            </w:rPr>
          </w:pPr>
        </w:p>
      </w:tc>
      <w:tc>
        <w:tcPr>
          <w:tcW w:w="222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p w:rsidR="007439FF" w:rsidRDefault="007439FF"/>
  <w:p w:rsidR="007439FF" w:rsidRDefault="007439F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7439FF" w:rsidRPr="005A2EF4" w:rsidTr="00C0617A">
      <w:trPr>
        <w:trHeight w:val="151"/>
      </w:trPr>
      <w:tc>
        <w:tcPr>
          <w:tcW w:w="1949" w:type="pct"/>
          <w:tcBorders>
            <w:bottom w:val="single" w:sz="4" w:space="0" w:color="4F81BD"/>
          </w:tcBorders>
        </w:tcPr>
        <w:p w:rsidR="007439FF" w:rsidRDefault="007439FF" w:rsidP="008E621B">
          <w:pPr>
            <w:pStyle w:val="Header"/>
            <w:rPr>
              <w:rFonts w:ascii="Cambria" w:hAnsi="Cambria"/>
              <w:b/>
              <w:bCs/>
            </w:rPr>
          </w:pPr>
        </w:p>
      </w:tc>
      <w:tc>
        <w:tcPr>
          <w:tcW w:w="832" w:type="pct"/>
          <w:vMerge w:val="restart"/>
          <w:noWrap/>
          <w:vAlign w:val="center"/>
        </w:tcPr>
        <w:p w:rsidR="007439FF" w:rsidRDefault="007439FF" w:rsidP="00C45BDC">
          <w:pPr>
            <w:pStyle w:val="NoSpacing"/>
            <w:jc w:val="center"/>
            <w:rPr>
              <w:rFonts w:ascii="Cambria" w:hAnsi="Cambria"/>
            </w:rPr>
          </w:pPr>
          <w:r>
            <w:rPr>
              <w:rFonts w:ascii="Cambria" w:hAnsi="Cambria"/>
              <w:b/>
              <w:bCs/>
            </w:rPr>
            <w:t xml:space="preserve">Appendix B - </w:t>
          </w:r>
          <w:r w:rsidR="004000D4">
            <w:fldChar w:fldCharType="begin"/>
          </w:r>
          <w:r w:rsidR="004000D4">
            <w:instrText xml:space="preserve"> PAGE  \* MERGEFORMAT </w:instrText>
          </w:r>
          <w:r w:rsidR="004000D4">
            <w:fldChar w:fldCharType="separate"/>
          </w:r>
          <w:r w:rsidR="00EC3F4B" w:rsidRPr="00EC3F4B">
            <w:rPr>
              <w:rFonts w:ascii="Cambria" w:hAnsi="Cambria"/>
              <w:b/>
              <w:bCs/>
              <w:noProof/>
            </w:rPr>
            <w:t>3</w:t>
          </w:r>
          <w:r w:rsidR="004000D4">
            <w:rPr>
              <w:rFonts w:ascii="Cambria" w:hAnsi="Cambria"/>
              <w:b/>
              <w:bCs/>
              <w:noProof/>
            </w:rPr>
            <w:fldChar w:fldCharType="end"/>
          </w:r>
        </w:p>
      </w:tc>
      <w:tc>
        <w:tcPr>
          <w:tcW w:w="222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C0617A">
      <w:trPr>
        <w:trHeight w:val="150"/>
      </w:trPr>
      <w:tc>
        <w:tcPr>
          <w:tcW w:w="1949" w:type="pct"/>
          <w:tcBorders>
            <w:top w:val="single" w:sz="4" w:space="0" w:color="4F81BD"/>
          </w:tcBorders>
        </w:tcPr>
        <w:p w:rsidR="007439FF" w:rsidRDefault="007439FF" w:rsidP="008E621B">
          <w:pPr>
            <w:pStyle w:val="Header"/>
            <w:rPr>
              <w:rFonts w:ascii="Cambria" w:hAnsi="Cambria"/>
              <w:b/>
              <w:bCs/>
            </w:rPr>
          </w:pPr>
        </w:p>
      </w:tc>
      <w:tc>
        <w:tcPr>
          <w:tcW w:w="832" w:type="pct"/>
          <w:vMerge/>
        </w:tcPr>
        <w:p w:rsidR="007439FF" w:rsidRDefault="007439FF" w:rsidP="008E621B">
          <w:pPr>
            <w:pStyle w:val="Header"/>
            <w:jc w:val="center"/>
            <w:rPr>
              <w:rFonts w:ascii="Cambria" w:hAnsi="Cambria"/>
              <w:b/>
              <w:bCs/>
            </w:rPr>
          </w:pPr>
        </w:p>
      </w:tc>
      <w:tc>
        <w:tcPr>
          <w:tcW w:w="222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p w:rsidR="007439FF" w:rsidRDefault="007439FF"/>
  <w:p w:rsidR="007439FF" w:rsidRDefault="007439FF"/>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7439FF" w:rsidRPr="005A2EF4" w:rsidTr="008E621B">
      <w:trPr>
        <w:trHeight w:val="151"/>
      </w:trPr>
      <w:tc>
        <w:tcPr>
          <w:tcW w:w="2250" w:type="pct"/>
          <w:tcBorders>
            <w:bottom w:val="single" w:sz="4" w:space="0" w:color="4F81BD"/>
          </w:tcBorders>
        </w:tcPr>
        <w:p w:rsidR="007439FF" w:rsidRDefault="007439FF" w:rsidP="008E621B">
          <w:pPr>
            <w:pStyle w:val="Header"/>
            <w:rPr>
              <w:rFonts w:ascii="Cambria" w:hAnsi="Cambria"/>
              <w:b/>
              <w:bCs/>
            </w:rPr>
          </w:pPr>
        </w:p>
      </w:tc>
      <w:tc>
        <w:tcPr>
          <w:tcW w:w="500" w:type="pct"/>
          <w:vMerge w:val="restart"/>
          <w:noWrap/>
          <w:vAlign w:val="center"/>
        </w:tcPr>
        <w:p w:rsidR="007439FF" w:rsidRDefault="007439FF" w:rsidP="008E621B">
          <w:pPr>
            <w:pStyle w:val="NoSpacing"/>
            <w:rPr>
              <w:rFonts w:ascii="Cambria" w:hAnsi="Cambria"/>
            </w:rPr>
          </w:pPr>
          <w:r>
            <w:rPr>
              <w:rFonts w:ascii="Cambria" w:hAnsi="Cambria"/>
              <w:b/>
              <w:bCs/>
            </w:rPr>
            <w:t xml:space="preserve">Appendix C - </w:t>
          </w:r>
          <w:r w:rsidR="004000D4">
            <w:fldChar w:fldCharType="begin"/>
          </w:r>
          <w:r w:rsidR="004000D4">
            <w:instrText xml:space="preserve"> PAGE  \* MERGEFORMAT </w:instrText>
          </w:r>
          <w:r w:rsidR="004000D4">
            <w:fldChar w:fldCharType="separate"/>
          </w:r>
          <w:r w:rsidR="00EC3F4B" w:rsidRPr="00EC3F4B">
            <w:rPr>
              <w:rFonts w:ascii="Cambria" w:hAnsi="Cambria"/>
              <w:b/>
              <w:bCs/>
              <w:noProof/>
            </w:rPr>
            <w:t>1</w:t>
          </w:r>
          <w:r w:rsidR="004000D4">
            <w:rPr>
              <w:rFonts w:ascii="Cambria" w:hAnsi="Cambria"/>
              <w:b/>
              <w:bCs/>
              <w:noProof/>
            </w:rPr>
            <w:fldChar w:fldCharType="end"/>
          </w:r>
        </w:p>
      </w:tc>
      <w:tc>
        <w:tcPr>
          <w:tcW w:w="2250" w:type="pct"/>
          <w:tcBorders>
            <w:bottom w:val="single" w:sz="4" w:space="0" w:color="4F81BD"/>
          </w:tcBorders>
        </w:tcPr>
        <w:p w:rsidR="007439FF" w:rsidRDefault="007439FF" w:rsidP="008E621B">
          <w:pPr>
            <w:pStyle w:val="Header"/>
            <w:jc w:val="right"/>
            <w:rPr>
              <w:rFonts w:ascii="Cambria" w:hAnsi="Cambria"/>
              <w:b/>
              <w:bCs/>
            </w:rPr>
          </w:pPr>
          <w:r>
            <w:rPr>
              <w:rFonts w:ascii="Cambria" w:hAnsi="Cambria"/>
              <w:b/>
              <w:bCs/>
            </w:rPr>
            <w:t>GoldenGravure</w:t>
          </w:r>
        </w:p>
      </w:tc>
    </w:tr>
    <w:tr w:rsidR="007439FF" w:rsidRPr="005A2EF4" w:rsidTr="008E621B">
      <w:trPr>
        <w:trHeight w:val="150"/>
      </w:trPr>
      <w:tc>
        <w:tcPr>
          <w:tcW w:w="2250" w:type="pct"/>
          <w:tcBorders>
            <w:top w:val="single" w:sz="4" w:space="0" w:color="4F81BD"/>
          </w:tcBorders>
        </w:tcPr>
        <w:p w:rsidR="007439FF" w:rsidRDefault="007439FF" w:rsidP="008E621B">
          <w:pPr>
            <w:pStyle w:val="Header"/>
            <w:rPr>
              <w:rFonts w:ascii="Cambria" w:hAnsi="Cambria"/>
              <w:b/>
              <w:bCs/>
            </w:rPr>
          </w:pPr>
        </w:p>
      </w:tc>
      <w:tc>
        <w:tcPr>
          <w:tcW w:w="500" w:type="pct"/>
          <w:vMerge/>
        </w:tcPr>
        <w:p w:rsidR="007439FF" w:rsidRDefault="007439FF" w:rsidP="008E621B">
          <w:pPr>
            <w:pStyle w:val="Header"/>
            <w:jc w:val="center"/>
            <w:rPr>
              <w:rFonts w:ascii="Cambria" w:hAnsi="Cambria"/>
              <w:b/>
              <w:bCs/>
            </w:rPr>
          </w:pPr>
        </w:p>
      </w:tc>
      <w:tc>
        <w:tcPr>
          <w:tcW w:w="2250" w:type="pct"/>
          <w:tcBorders>
            <w:top w:val="single" w:sz="4" w:space="0" w:color="4F81BD"/>
          </w:tcBorders>
        </w:tcPr>
        <w:p w:rsidR="007439FF" w:rsidRDefault="007439FF" w:rsidP="008E621B">
          <w:pPr>
            <w:pStyle w:val="Header"/>
            <w:rPr>
              <w:rFonts w:ascii="Cambria" w:hAnsi="Cambria"/>
              <w:b/>
              <w:bCs/>
            </w:rPr>
          </w:pPr>
        </w:p>
      </w:tc>
    </w:tr>
  </w:tbl>
  <w:p w:rsidR="007439FF" w:rsidRDefault="007439FF" w:rsidP="00232FDA">
    <w:pPr>
      <w:pStyle w:val="Footer"/>
    </w:pPr>
    <w:r>
      <w:t>GG/COMS/MQ1.1/v1.0</w:t>
    </w:r>
  </w:p>
  <w:p w:rsidR="007439FF" w:rsidRDefault="007439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0D4" w:rsidRDefault="004000D4" w:rsidP="00C0626A">
      <w:pPr>
        <w:spacing w:after="0" w:line="240" w:lineRule="auto"/>
      </w:pPr>
      <w:r>
        <w:separator/>
      </w:r>
    </w:p>
  </w:footnote>
  <w:footnote w:type="continuationSeparator" w:id="0">
    <w:p w:rsidR="004000D4" w:rsidRDefault="004000D4"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7439FF" w:rsidP="00232FDA">
    <w:pPr>
      <w:pStyle w:val="Header"/>
      <w:rPr>
        <w:rFonts w:ascii="Cambria" w:hAnsi="Cambria"/>
      </w:rPr>
    </w:pPr>
    <w:r>
      <w:rPr>
        <w:rFonts w:ascii="Cambria" w:hAnsi="Cambria"/>
      </w:rPr>
      <w:t>Quality Plan</w:t>
    </w:r>
    <w:r w:rsidR="004000D4">
      <w:rPr>
        <w:noProof/>
        <w:lang w:eastAsia="ja-JP"/>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4000D4">
      <w:rPr>
        <w:noProof/>
        <w:lang w:eastAsia="ja-JP"/>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4000D4">
      <w:rPr>
        <w:noProof/>
        <w:lang w:eastAsia="ja-JP"/>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7439FF" w:rsidRPr="00232FDA" w:rsidRDefault="007439FF"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7439FF">
    <w:pPr>
      <w:pStyle w:val="Header"/>
      <w:rPr>
        <w:rFonts w:ascii="Cambria" w:hAnsi="Cambria"/>
      </w:rPr>
    </w:pPr>
    <w:r>
      <w:rPr>
        <w:rFonts w:ascii="Cambria" w:hAnsi="Cambria"/>
      </w:rPr>
      <w:t>Quality Plan</w:t>
    </w:r>
    <w:r w:rsidR="004000D4">
      <w:rPr>
        <w:noProof/>
        <w:lang w:eastAsia="ja-JP"/>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4000D4">
      <w:rPr>
        <w:noProof/>
        <w:lang w:eastAsia="ja-JP"/>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4000D4">
      <w:rPr>
        <w:noProof/>
        <w:lang w:eastAsia="ja-JP"/>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7439FF" w:rsidP="00232FDA">
    <w:pPr>
      <w:pStyle w:val="Header"/>
      <w:rPr>
        <w:rFonts w:ascii="Cambria" w:hAnsi="Cambria"/>
      </w:rPr>
    </w:pPr>
    <w:r>
      <w:rPr>
        <w:rFonts w:ascii="Cambria" w:hAnsi="Cambria"/>
      </w:rPr>
      <w:t>Quality Plan</w:t>
    </w:r>
    <w:r w:rsidR="004000D4">
      <w:rPr>
        <w:noProof/>
        <w:lang w:eastAsia="ja-JP"/>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4000D4">
      <w:rPr>
        <w:noProof/>
        <w:lang w:eastAsia="ja-JP"/>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4000D4">
      <w:rPr>
        <w:noProof/>
        <w:lang w:eastAsia="ja-JP"/>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7439FF" w:rsidRPr="00232FDA" w:rsidRDefault="007439FF" w:rsidP="00232FDA">
    <w:pPr>
      <w:pStyle w:val="Header"/>
    </w:pPr>
  </w:p>
  <w:p w:rsidR="007439FF" w:rsidRDefault="007439F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4000D4" w:rsidP="00232FDA">
    <w:pPr>
      <w:pStyle w:val="Header"/>
      <w:rPr>
        <w:rFonts w:ascii="Cambria" w:hAnsi="Cambria"/>
      </w:rPr>
    </w:pPr>
    <w:r>
      <w:rPr>
        <w:noProof/>
        <w:lang w:eastAsia="ja-JP"/>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7439FF">
      <w:rPr>
        <w:rFonts w:ascii="Cambria" w:hAnsi="Cambria"/>
      </w:rPr>
      <w:t>Quality Plan</w:t>
    </w:r>
    <w:r>
      <w:rPr>
        <w:noProof/>
        <w:lang w:eastAsia="ja-JP"/>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eastAsia="ja-JP"/>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7439FF">
      <w:rPr>
        <w:rFonts w:ascii="Cambria" w:hAnsi="Cambria"/>
      </w:rPr>
      <w:tab/>
    </w:r>
    <w:r w:rsidR="007439FF">
      <w:rPr>
        <w:rFonts w:ascii="Cambria" w:hAnsi="Cambria"/>
      </w:rPr>
      <w:tab/>
      <w:t>GG Cylinders &amp; Orders Management System (COMS)</w:t>
    </w:r>
  </w:p>
  <w:p w:rsidR="007439FF" w:rsidRPr="00232FDA" w:rsidRDefault="007439FF" w:rsidP="00232FDA">
    <w:pPr>
      <w:pStyle w:val="Header"/>
    </w:pPr>
  </w:p>
  <w:p w:rsidR="007439FF" w:rsidRDefault="007439FF"/>
  <w:p w:rsidR="007439FF" w:rsidRDefault="007439F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4000D4" w:rsidP="00232FDA">
    <w:pPr>
      <w:pStyle w:val="Header"/>
      <w:rPr>
        <w:rFonts w:ascii="Cambria" w:hAnsi="Cambria"/>
      </w:rPr>
    </w:pPr>
    <w:r>
      <w:rPr>
        <w:noProof/>
        <w:lang w:eastAsia="ja-JP"/>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7439FF">
      <w:rPr>
        <w:rFonts w:ascii="Cambria" w:hAnsi="Cambria"/>
      </w:rPr>
      <w:t>Quality Plan</w:t>
    </w:r>
    <w:r>
      <w:rPr>
        <w:noProof/>
        <w:lang w:eastAsia="ja-JP"/>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eastAsia="ja-JP"/>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7439FF">
      <w:rPr>
        <w:rFonts w:ascii="Cambria" w:hAnsi="Cambria"/>
      </w:rPr>
      <w:tab/>
    </w:r>
    <w:r w:rsidR="007439FF">
      <w:rPr>
        <w:rFonts w:ascii="Cambria" w:hAnsi="Cambria"/>
      </w:rPr>
      <w:tab/>
      <w:t>GG Cylinders &amp; Orders Management System (COMS)</w:t>
    </w:r>
  </w:p>
  <w:p w:rsidR="007439FF" w:rsidRPr="00232FDA" w:rsidRDefault="007439FF" w:rsidP="00232FDA">
    <w:pPr>
      <w:pStyle w:val="Header"/>
    </w:pPr>
  </w:p>
  <w:p w:rsidR="007439FF" w:rsidRDefault="007439FF"/>
  <w:p w:rsidR="007439FF" w:rsidRDefault="007439F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9FF" w:rsidRPr="000112A8" w:rsidRDefault="007439FF" w:rsidP="00232FDA">
    <w:pPr>
      <w:pStyle w:val="Header"/>
      <w:rPr>
        <w:rFonts w:ascii="Cambria" w:hAnsi="Cambria"/>
      </w:rPr>
    </w:pPr>
    <w:r>
      <w:rPr>
        <w:rFonts w:ascii="Cambria" w:hAnsi="Cambria"/>
      </w:rPr>
      <w:t>Quality Plan</w:t>
    </w:r>
    <w:r w:rsidR="004000D4">
      <w:rPr>
        <w:noProof/>
        <w:lang w:eastAsia="ja-JP"/>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4000D4">
      <w:rPr>
        <w:noProof/>
        <w:lang w:eastAsia="ja-JP"/>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4000D4">
      <w:rPr>
        <w:noProof/>
        <w:lang w:eastAsia="ja-JP"/>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7439FF" w:rsidRPr="00232FDA" w:rsidRDefault="007439FF"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3">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4">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5">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6">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7">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9">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0">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1">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2">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5">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6">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7">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9">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0">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5"/>
  </w:num>
  <w:num w:numId="2">
    <w:abstractNumId w:val="7"/>
  </w:num>
  <w:num w:numId="3">
    <w:abstractNumId w:val="13"/>
  </w:num>
  <w:num w:numId="4">
    <w:abstractNumId w:val="11"/>
  </w:num>
  <w:num w:numId="5">
    <w:abstractNumId w:val="0"/>
  </w:num>
  <w:num w:numId="6">
    <w:abstractNumId w:val="15"/>
  </w:num>
  <w:num w:numId="7">
    <w:abstractNumId w:val="17"/>
  </w:num>
  <w:num w:numId="8">
    <w:abstractNumId w:val="16"/>
  </w:num>
  <w:num w:numId="9">
    <w:abstractNumId w:val="20"/>
  </w:num>
  <w:num w:numId="10">
    <w:abstractNumId w:val="8"/>
  </w:num>
  <w:num w:numId="11">
    <w:abstractNumId w:val="3"/>
  </w:num>
  <w:num w:numId="12">
    <w:abstractNumId w:val="2"/>
  </w:num>
  <w:num w:numId="13">
    <w:abstractNumId w:val="18"/>
  </w:num>
  <w:num w:numId="14">
    <w:abstractNumId w:val="4"/>
  </w:num>
  <w:num w:numId="15">
    <w:abstractNumId w:val="1"/>
  </w:num>
  <w:num w:numId="16">
    <w:abstractNumId w:val="10"/>
  </w:num>
  <w:num w:numId="17">
    <w:abstractNumId w:val="12"/>
  </w:num>
  <w:num w:numId="18">
    <w:abstractNumId w:val="9"/>
  </w:num>
  <w:num w:numId="19">
    <w:abstractNumId w:val="14"/>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trackRevision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20B83"/>
    <w:rsid w:val="00023F9E"/>
    <w:rsid w:val="0004280C"/>
    <w:rsid w:val="0004363C"/>
    <w:rsid w:val="00055A01"/>
    <w:rsid w:val="00066288"/>
    <w:rsid w:val="00075893"/>
    <w:rsid w:val="0009222E"/>
    <w:rsid w:val="000B2DA7"/>
    <w:rsid w:val="000C1D31"/>
    <w:rsid w:val="000D64A0"/>
    <w:rsid w:val="000D6978"/>
    <w:rsid w:val="000E5ECB"/>
    <w:rsid w:val="000E7D6B"/>
    <w:rsid w:val="000F2BEF"/>
    <w:rsid w:val="0010772B"/>
    <w:rsid w:val="00130C11"/>
    <w:rsid w:val="00136CC2"/>
    <w:rsid w:val="00146144"/>
    <w:rsid w:val="00155F93"/>
    <w:rsid w:val="00162C39"/>
    <w:rsid w:val="001718A6"/>
    <w:rsid w:val="00174031"/>
    <w:rsid w:val="00175CDE"/>
    <w:rsid w:val="00185C25"/>
    <w:rsid w:val="00192ECE"/>
    <w:rsid w:val="001A3828"/>
    <w:rsid w:val="001B751C"/>
    <w:rsid w:val="001C50D8"/>
    <w:rsid w:val="001E1F29"/>
    <w:rsid w:val="001F006B"/>
    <w:rsid w:val="0021492C"/>
    <w:rsid w:val="00225AA1"/>
    <w:rsid w:val="00232FDA"/>
    <w:rsid w:val="00237173"/>
    <w:rsid w:val="00241713"/>
    <w:rsid w:val="00245DCB"/>
    <w:rsid w:val="00263FA7"/>
    <w:rsid w:val="002A1547"/>
    <w:rsid w:val="002B4165"/>
    <w:rsid w:val="002C0E55"/>
    <w:rsid w:val="002C71BE"/>
    <w:rsid w:val="002C7BD0"/>
    <w:rsid w:val="00300208"/>
    <w:rsid w:val="003167CB"/>
    <w:rsid w:val="003263CC"/>
    <w:rsid w:val="0035375E"/>
    <w:rsid w:val="00376690"/>
    <w:rsid w:val="003E1EDD"/>
    <w:rsid w:val="004000D4"/>
    <w:rsid w:val="00410651"/>
    <w:rsid w:val="0044391B"/>
    <w:rsid w:val="0046428B"/>
    <w:rsid w:val="004767F2"/>
    <w:rsid w:val="00486225"/>
    <w:rsid w:val="0048666F"/>
    <w:rsid w:val="004A1B8A"/>
    <w:rsid w:val="004C5920"/>
    <w:rsid w:val="005011A8"/>
    <w:rsid w:val="00513E4B"/>
    <w:rsid w:val="0051489C"/>
    <w:rsid w:val="0053521C"/>
    <w:rsid w:val="00551E9F"/>
    <w:rsid w:val="005675FE"/>
    <w:rsid w:val="00577227"/>
    <w:rsid w:val="00581288"/>
    <w:rsid w:val="005A22D5"/>
    <w:rsid w:val="005A2EF4"/>
    <w:rsid w:val="005A4EED"/>
    <w:rsid w:val="005A4F4A"/>
    <w:rsid w:val="005E15D0"/>
    <w:rsid w:val="00620869"/>
    <w:rsid w:val="006717F8"/>
    <w:rsid w:val="00685EDD"/>
    <w:rsid w:val="00690378"/>
    <w:rsid w:val="006A63CD"/>
    <w:rsid w:val="006B1414"/>
    <w:rsid w:val="006D421B"/>
    <w:rsid w:val="006E210A"/>
    <w:rsid w:val="006E44B7"/>
    <w:rsid w:val="006F08C6"/>
    <w:rsid w:val="006F6857"/>
    <w:rsid w:val="006F7DE8"/>
    <w:rsid w:val="007026BC"/>
    <w:rsid w:val="00717DE2"/>
    <w:rsid w:val="007319F0"/>
    <w:rsid w:val="007439FF"/>
    <w:rsid w:val="00750F35"/>
    <w:rsid w:val="0077207A"/>
    <w:rsid w:val="00774790"/>
    <w:rsid w:val="007830DB"/>
    <w:rsid w:val="007A2D3E"/>
    <w:rsid w:val="007A6B1A"/>
    <w:rsid w:val="007E0801"/>
    <w:rsid w:val="007E2EB7"/>
    <w:rsid w:val="007E714B"/>
    <w:rsid w:val="00810CE9"/>
    <w:rsid w:val="00822FB1"/>
    <w:rsid w:val="00827CAB"/>
    <w:rsid w:val="00867C52"/>
    <w:rsid w:val="00887F8E"/>
    <w:rsid w:val="008B6A04"/>
    <w:rsid w:val="008C5313"/>
    <w:rsid w:val="008D2180"/>
    <w:rsid w:val="008D7CD9"/>
    <w:rsid w:val="008E621B"/>
    <w:rsid w:val="008E7074"/>
    <w:rsid w:val="008E7075"/>
    <w:rsid w:val="00933FB4"/>
    <w:rsid w:val="00941033"/>
    <w:rsid w:val="009519E5"/>
    <w:rsid w:val="00953EE9"/>
    <w:rsid w:val="009E2E45"/>
    <w:rsid w:val="009E461C"/>
    <w:rsid w:val="009E7CAB"/>
    <w:rsid w:val="009F4FFC"/>
    <w:rsid w:val="00A028FA"/>
    <w:rsid w:val="00A05975"/>
    <w:rsid w:val="00A2077B"/>
    <w:rsid w:val="00A6633D"/>
    <w:rsid w:val="00AE3340"/>
    <w:rsid w:val="00B00AD2"/>
    <w:rsid w:val="00B01564"/>
    <w:rsid w:val="00B169DE"/>
    <w:rsid w:val="00B45E42"/>
    <w:rsid w:val="00B528C9"/>
    <w:rsid w:val="00B604FD"/>
    <w:rsid w:val="00B662FA"/>
    <w:rsid w:val="00B70F90"/>
    <w:rsid w:val="00B87BE9"/>
    <w:rsid w:val="00BB3FFF"/>
    <w:rsid w:val="00BB6F9E"/>
    <w:rsid w:val="00BC196E"/>
    <w:rsid w:val="00BD1696"/>
    <w:rsid w:val="00BD66C5"/>
    <w:rsid w:val="00C0617A"/>
    <w:rsid w:val="00C0626A"/>
    <w:rsid w:val="00C45BDC"/>
    <w:rsid w:val="00CB6506"/>
    <w:rsid w:val="00CC54AF"/>
    <w:rsid w:val="00CF68E8"/>
    <w:rsid w:val="00D00F65"/>
    <w:rsid w:val="00D01995"/>
    <w:rsid w:val="00D02467"/>
    <w:rsid w:val="00D20297"/>
    <w:rsid w:val="00D27DA2"/>
    <w:rsid w:val="00D36D7B"/>
    <w:rsid w:val="00D37744"/>
    <w:rsid w:val="00D53203"/>
    <w:rsid w:val="00D83799"/>
    <w:rsid w:val="00D94427"/>
    <w:rsid w:val="00DE3488"/>
    <w:rsid w:val="00E253BB"/>
    <w:rsid w:val="00E30D10"/>
    <w:rsid w:val="00E35BEB"/>
    <w:rsid w:val="00E83F14"/>
    <w:rsid w:val="00EB3294"/>
    <w:rsid w:val="00EB351B"/>
    <w:rsid w:val="00EB4DD2"/>
    <w:rsid w:val="00EC3F4B"/>
    <w:rsid w:val="00ED4123"/>
    <w:rsid w:val="00ED4DE2"/>
    <w:rsid w:val="00F36C81"/>
    <w:rsid w:val="00F43704"/>
    <w:rsid w:val="00F80F84"/>
    <w:rsid w:val="00FC3AE0"/>
    <w:rsid w:val="00FE11D1"/>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opensource.org/licenses/ec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37</Pages>
  <Words>5868</Words>
  <Characters>33451</Characters>
  <Application>Microsoft Office Word</Application>
  <DocSecurity>0</DocSecurity>
  <Lines>278</Lines>
  <Paragraphs>78</Paragraphs>
  <ScaleCrop>false</ScaleCrop>
  <Company/>
  <LinksUpToDate>false</LinksUpToDate>
  <CharactersWithSpaces>39241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8</cp:revision>
  <dcterms:created xsi:type="dcterms:W3CDTF">2011-03-20T04:59:00Z</dcterms:created>
  <dcterms:modified xsi:type="dcterms:W3CDTF">2011-03-21T18:58:00Z</dcterms:modified>
</cp:coreProperties>
</file>