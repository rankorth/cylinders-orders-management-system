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7439FF" w:rsidRPr="005A2EF4">
        <w:tc>
          <w:tcPr>
            <w:tcW w:w="10296" w:type="dxa"/>
          </w:tcPr>
          <w:p w:rsidR="007439FF" w:rsidRPr="005A2EF4" w:rsidRDefault="007439FF" w:rsidP="005A2EF4">
            <w:pPr>
              <w:pStyle w:val="Title"/>
              <w:rPr>
                <w:sz w:val="140"/>
                <w:szCs w:val="140"/>
              </w:rPr>
            </w:pPr>
            <w:r w:rsidRPr="005A2EF4">
              <w:rPr>
                <w:sz w:val="140"/>
                <w:szCs w:val="140"/>
              </w:rPr>
              <w:t>Quality Plan</w:t>
            </w:r>
          </w:p>
        </w:tc>
      </w:tr>
      <w:tr w:rsidR="007439FF" w:rsidRPr="005A2EF4">
        <w:tc>
          <w:tcPr>
            <w:tcW w:w="0" w:type="auto"/>
            <w:vAlign w:val="bottom"/>
          </w:tcPr>
          <w:p w:rsidR="007439FF" w:rsidRPr="005A2EF4" w:rsidRDefault="007439FF" w:rsidP="00941033">
            <w:pPr>
              <w:pStyle w:val="Subtitle"/>
            </w:pPr>
            <w:r w:rsidRPr="005A2EF4">
              <w:rPr>
                <w:sz w:val="44"/>
                <w:szCs w:val="28"/>
              </w:rPr>
              <w:t>Cylinders &amp; Orders Management System (COMS) Project</w:t>
            </w:r>
          </w:p>
        </w:tc>
      </w:tr>
      <w:tr w:rsidR="007439FF" w:rsidRPr="005A2EF4">
        <w:trPr>
          <w:trHeight w:val="1152"/>
        </w:trPr>
        <w:tc>
          <w:tcPr>
            <w:tcW w:w="0" w:type="auto"/>
            <w:vAlign w:val="bottom"/>
          </w:tcPr>
          <w:p w:rsidR="007439FF" w:rsidRPr="005A2EF4" w:rsidRDefault="007439FF" w:rsidP="0077207A">
            <w:pPr>
              <w:rPr>
                <w:color w:val="000000"/>
                <w:sz w:val="24"/>
                <w:szCs w:val="28"/>
              </w:rPr>
            </w:pPr>
            <w:r w:rsidRPr="005A2EF4">
              <w:rPr>
                <w:color w:val="000000"/>
                <w:sz w:val="24"/>
                <w:szCs w:val="28"/>
              </w:rPr>
              <w:t>This document defines the team organization; the deliverables and sign off procedures; the planning and control procedures; the standards, methods and tools; and the controls to be applied in order to minimise risk and ensure the delivery of a system of high quality.</w:t>
            </w:r>
          </w:p>
        </w:tc>
      </w:tr>
    </w:tbl>
    <w:p w:rsidR="007439FF" w:rsidRDefault="00E03000">
      <w:r>
        <w:rPr>
          <w:noProof/>
          <w:lang w:eastAsia="ja-JP"/>
        </w:rPr>
        <w:pict>
          <v:rect id="Rectangle 52" o:spid="_x0000_s1026" style="position:absolute;margin-left:0;margin-top:0;width:595.3pt;height:841.9pt;z-index:-1;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8" o:title="" recolor="t" rotate="t" type="frame"/>
            <v:imagedata recolortarget="#3f3f3f"/>
            <w10:wrap anchorx="page" anchory="page"/>
          </v:rect>
        </w:pict>
      </w:r>
      <w:r>
        <w:rPr>
          <w:noProof/>
          <w:lang w:eastAsia="ja-JP"/>
        </w:rPr>
        <w:pict>
          <v:shapetype id="_x0000_t202" coordsize="21600,21600" o:spt="202" path="m,l,21600r21600,l21600,xe">
            <v:stroke joinstyle="miter"/>
            <v:path gradientshapeok="t" o:connecttype="rect"/>
          </v:shapetype>
          <v:shape id="Text Box 53" o:spid="_x0000_s1027" type="#_x0000_t202" style="position:absolute;margin-left:1in;margin-top:0;width:451.3pt;height:104.65pt;z-index:1;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E03000" w:rsidRDefault="00E03000">
                  <w:pPr>
                    <w:pStyle w:val="Subtitle"/>
                    <w:spacing w:after="0" w:line="240" w:lineRule="auto"/>
                  </w:pPr>
                  <w:r>
                    <w:t>3/7/2011</w:t>
                  </w:r>
                </w:p>
              </w:txbxContent>
            </v:textbox>
            <w10:wrap anchorx="margin" anchory="margin"/>
          </v:shape>
        </w:pict>
      </w:r>
      <w:r>
        <w:rPr>
          <w:noProof/>
          <w:lang w:eastAsia="ja-JP"/>
        </w:rPr>
        <w:pict>
          <v:rect id="Rectangle 54" o:spid="_x0000_s1028" style="position:absolute;margin-left:0;margin-top:0;width:451.3pt;height:174.45pt;z-index:2;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stroked="f" strokeweight="2pt">
            <w10:wrap anchorx="page" anchory="page"/>
          </v:rect>
        </w:pict>
      </w:r>
      <w:r>
        <w:rPr>
          <w:noProof/>
          <w:lang w:eastAsia="ja-JP"/>
        </w:rPr>
        <w:pict>
          <v:rect id="Rectangle 55" o:spid="_x0000_s1029" style="position:absolute;margin-left:0;margin-top:0;width:451.3pt;height:2.85pt;z-index:3;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stroked="f" strokeweight="2pt">
            <w10:wrap anchorx="margin" anchory="margin"/>
          </v:rect>
        </w:pict>
      </w:r>
      <w:r w:rsidR="007439FF">
        <w:br w:type="page"/>
      </w:r>
    </w:p>
    <w:p w:rsidR="007439FF" w:rsidRDefault="00E03000">
      <w:r>
        <w:rPr>
          <w:noProof/>
          <w:lang w:eastAsia="ja-JP"/>
        </w:rPr>
        <w:pict>
          <v:shape id="Text Box 2" o:spid="_x0000_s1030" type="#_x0000_t202" style="position:absolute;margin-left:-1.45pt;margin-top:291.55pt;width:456.95pt;height:31.35pt;z-index: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CZJAIAACQEAAAOAAAAZHJzL2Uyb0RvYy54bWysU9uO2yAQfa/Uf0C8N3acpJt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" stroked="f">
            <v:textbox>
              <w:txbxContent>
                <w:p w:rsidR="00E03000" w:rsidRPr="0004363C" w:rsidRDefault="00E03000" w:rsidP="0004363C">
                  <w:pPr>
                    <w:jc w:val="center"/>
                    <w:rPr>
                      <w:b/>
                      <w:sz w:val="28"/>
                    </w:rPr>
                  </w:pPr>
                  <w:r w:rsidRPr="0004363C">
                    <w:rPr>
                      <w:b/>
                      <w:sz w:val="28"/>
                    </w:rPr>
                    <w:t>This page has been intentionally left blank</w:t>
                  </w:r>
                </w:p>
              </w:txbxContent>
            </v:textbox>
          </v:shape>
        </w:pict>
      </w:r>
      <w:r w:rsidR="007439FF">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7439FF" w:rsidRPr="005A2EF4" w:rsidTr="008E621B">
        <w:trPr>
          <w:cantSplit/>
        </w:trPr>
        <w:tc>
          <w:tcPr>
            <w:tcW w:w="3168" w:type="dxa"/>
          </w:tcPr>
          <w:p w:rsidR="007439FF" w:rsidRPr="005A2EF4" w:rsidRDefault="007439FF" w:rsidP="008E621B">
            <w:pPr>
              <w:spacing w:before="120" w:after="120"/>
              <w:jc w:val="right"/>
              <w:rPr>
                <w:rFonts w:cs="Calibri"/>
              </w:rPr>
            </w:pPr>
            <w:r w:rsidRPr="005A2EF4">
              <w:rPr>
                <w:rFonts w:cs="Calibri"/>
                <w:b/>
              </w:rPr>
              <w:t xml:space="preserve">Filing Reference : </w:t>
            </w:r>
          </w:p>
        </w:tc>
        <w:tc>
          <w:tcPr>
            <w:tcW w:w="5472" w:type="dxa"/>
            <w:gridSpan w:val="3"/>
          </w:tcPr>
          <w:p w:rsidR="007439FF" w:rsidRPr="005A2EF4" w:rsidRDefault="007439FF" w:rsidP="006A63CD">
            <w:pPr>
              <w:tabs>
                <w:tab w:val="left" w:pos="2160"/>
              </w:tabs>
              <w:spacing w:before="120" w:after="120"/>
              <w:ind w:left="1152"/>
              <w:rPr>
                <w:rFonts w:cs="Calibri"/>
              </w:rPr>
            </w:pPr>
            <w:r w:rsidRPr="005A2EF4">
              <w:rPr>
                <w:rFonts w:cs="Calibri"/>
              </w:rPr>
              <w:t>GG/COMS/MQ.1/1</w:t>
            </w:r>
          </w:p>
        </w:tc>
      </w:tr>
      <w:tr w:rsidR="007439FF" w:rsidRPr="005A2EF4" w:rsidTr="008E621B">
        <w:trPr>
          <w:cantSplit/>
        </w:trPr>
        <w:tc>
          <w:tcPr>
            <w:tcW w:w="3168" w:type="dxa"/>
          </w:tcPr>
          <w:p w:rsidR="007439FF" w:rsidRPr="005A2EF4" w:rsidRDefault="007439FF" w:rsidP="008E621B">
            <w:pPr>
              <w:spacing w:before="120" w:after="120"/>
              <w:jc w:val="right"/>
              <w:rPr>
                <w:rFonts w:cs="Calibri"/>
              </w:rPr>
            </w:pPr>
            <w:r w:rsidRPr="005A2EF4">
              <w:rPr>
                <w:rFonts w:cs="Calibri"/>
                <w:b/>
              </w:rPr>
              <w:t xml:space="preserve">Document Title: </w:t>
            </w:r>
          </w:p>
        </w:tc>
        <w:tc>
          <w:tcPr>
            <w:tcW w:w="5472" w:type="dxa"/>
            <w:gridSpan w:val="3"/>
          </w:tcPr>
          <w:p w:rsidR="007439FF" w:rsidRPr="005A2EF4" w:rsidRDefault="007439FF" w:rsidP="006A63CD">
            <w:pPr>
              <w:tabs>
                <w:tab w:val="left" w:pos="2160"/>
              </w:tabs>
              <w:spacing w:before="120" w:after="120"/>
              <w:ind w:left="1152"/>
              <w:rPr>
                <w:rFonts w:cs="Calibri"/>
              </w:rPr>
            </w:pPr>
            <w:r w:rsidRPr="005A2EF4">
              <w:rPr>
                <w:rFonts w:cs="Calibri"/>
              </w:rPr>
              <w:t>Quality Plan</w:t>
            </w:r>
          </w:p>
        </w:tc>
      </w:tr>
      <w:tr w:rsidR="007439FF" w:rsidRPr="005A2EF4" w:rsidTr="008E621B">
        <w:trPr>
          <w:cantSplit/>
        </w:trPr>
        <w:tc>
          <w:tcPr>
            <w:tcW w:w="3168" w:type="dxa"/>
          </w:tcPr>
          <w:p w:rsidR="007439FF" w:rsidRPr="005A2EF4" w:rsidRDefault="007439FF" w:rsidP="008E621B">
            <w:pPr>
              <w:spacing w:before="120" w:after="120"/>
              <w:jc w:val="right"/>
              <w:rPr>
                <w:rFonts w:cs="Calibri"/>
              </w:rPr>
            </w:pPr>
            <w:r w:rsidRPr="005A2EF4">
              <w:rPr>
                <w:rFonts w:cs="Calibri"/>
                <w:b/>
              </w:rPr>
              <w:t xml:space="preserve">Version : </w:t>
            </w:r>
          </w:p>
        </w:tc>
        <w:tc>
          <w:tcPr>
            <w:tcW w:w="5472" w:type="dxa"/>
            <w:gridSpan w:val="3"/>
          </w:tcPr>
          <w:p w:rsidR="007439FF" w:rsidRPr="005A2EF4" w:rsidRDefault="007439FF" w:rsidP="006A63CD">
            <w:pPr>
              <w:tabs>
                <w:tab w:val="left" w:pos="2160"/>
              </w:tabs>
              <w:spacing w:before="120" w:after="120"/>
              <w:ind w:left="1227"/>
              <w:rPr>
                <w:rFonts w:cs="Calibri"/>
              </w:rPr>
            </w:pPr>
            <w:r w:rsidRPr="005A2EF4">
              <w:rPr>
                <w:rFonts w:cs="Calibri"/>
              </w:rPr>
              <w:t>1.0</w:t>
            </w:r>
          </w:p>
        </w:tc>
      </w:tr>
      <w:tr w:rsidR="007439FF" w:rsidRPr="005A2EF4" w:rsidTr="008E621B">
        <w:trPr>
          <w:cantSplit/>
        </w:trPr>
        <w:tc>
          <w:tcPr>
            <w:tcW w:w="3168" w:type="dxa"/>
          </w:tcPr>
          <w:p w:rsidR="007439FF" w:rsidRPr="005A2EF4" w:rsidRDefault="007439FF" w:rsidP="008E621B">
            <w:pPr>
              <w:spacing w:before="120" w:after="120"/>
              <w:jc w:val="right"/>
              <w:rPr>
                <w:rFonts w:cs="Calibri"/>
              </w:rPr>
            </w:pPr>
            <w:r w:rsidRPr="005A2EF4">
              <w:rPr>
                <w:rFonts w:cs="Calibri"/>
                <w:b/>
              </w:rPr>
              <w:t xml:space="preserve">Prepared by : </w:t>
            </w:r>
          </w:p>
        </w:tc>
        <w:tc>
          <w:tcPr>
            <w:tcW w:w="5472" w:type="dxa"/>
            <w:gridSpan w:val="3"/>
          </w:tcPr>
          <w:p w:rsidR="007439FF" w:rsidRPr="005A2EF4" w:rsidRDefault="007439FF" w:rsidP="006A63CD">
            <w:pPr>
              <w:tabs>
                <w:tab w:val="left" w:pos="2160"/>
              </w:tabs>
              <w:spacing w:before="120" w:after="120"/>
              <w:ind w:left="1152"/>
              <w:rPr>
                <w:rFonts w:cs="Calibri"/>
              </w:rPr>
            </w:pPr>
            <w:r w:rsidRPr="005A2EF4">
              <w:rPr>
                <w:rFonts w:cs="Calibri"/>
              </w:rPr>
              <w:t>Chang Parkk Khiong Alvin</w:t>
            </w:r>
          </w:p>
        </w:tc>
      </w:tr>
      <w:tr w:rsidR="007439FF" w:rsidRPr="005A2EF4" w:rsidTr="008E621B">
        <w:trPr>
          <w:cantSplit/>
        </w:trPr>
        <w:tc>
          <w:tcPr>
            <w:tcW w:w="3168" w:type="dxa"/>
          </w:tcPr>
          <w:p w:rsidR="007439FF" w:rsidRPr="005A2EF4" w:rsidRDefault="007439FF" w:rsidP="008E621B">
            <w:pPr>
              <w:spacing w:before="120" w:after="120"/>
              <w:jc w:val="right"/>
              <w:rPr>
                <w:rFonts w:cs="Calibri"/>
              </w:rPr>
            </w:pPr>
            <w:r w:rsidRPr="005A2EF4">
              <w:rPr>
                <w:rFonts w:cs="Calibri"/>
                <w:b/>
              </w:rPr>
              <w:t xml:space="preserve">Date Created : </w:t>
            </w:r>
          </w:p>
        </w:tc>
        <w:tc>
          <w:tcPr>
            <w:tcW w:w="5472" w:type="dxa"/>
            <w:gridSpan w:val="3"/>
          </w:tcPr>
          <w:p w:rsidR="007439FF" w:rsidRPr="005A2EF4" w:rsidRDefault="007439FF" w:rsidP="006A63CD">
            <w:pPr>
              <w:tabs>
                <w:tab w:val="left" w:pos="2160"/>
              </w:tabs>
              <w:spacing w:before="120" w:after="120"/>
              <w:ind w:left="1152"/>
              <w:rPr>
                <w:rFonts w:cs="Calibri"/>
              </w:rPr>
            </w:pPr>
            <w:r w:rsidRPr="005A2EF4">
              <w:rPr>
                <w:rFonts w:cs="Calibri"/>
              </w:rPr>
              <w:fldChar w:fldCharType="begin"/>
            </w:r>
            <w:r w:rsidRPr="005A2EF4">
              <w:rPr>
                <w:rFonts w:cs="Calibri"/>
              </w:rPr>
              <w:instrText>date \@ "dddd, MMMM d, yyyy"</w:instrText>
            </w:r>
            <w:r w:rsidRPr="005A2EF4">
              <w:rPr>
                <w:rFonts w:cs="Calibri"/>
              </w:rPr>
              <w:fldChar w:fldCharType="separate"/>
            </w:r>
            <w:ins w:id="0" w:author="Alvin Chang" w:date="2011-03-26T02:17:00Z">
              <w:r w:rsidR="00051B6D">
                <w:rPr>
                  <w:rFonts w:cs="Calibri"/>
                  <w:noProof/>
                </w:rPr>
                <w:t>Saturday, March 26, 2011</w:t>
              </w:r>
            </w:ins>
            <w:del w:id="1" w:author="Alvin Chang" w:date="2011-03-26T01:08:00Z">
              <w:r w:rsidR="005207C3" w:rsidDel="007A5668">
                <w:rPr>
                  <w:rFonts w:cs="Calibri"/>
                  <w:noProof/>
                </w:rPr>
                <w:delText>Tuesday, March 22, 2011</w:delText>
              </w:r>
            </w:del>
            <w:r w:rsidRPr="005A2EF4">
              <w:rPr>
                <w:rFonts w:cs="Calibri"/>
              </w:rPr>
              <w:fldChar w:fldCharType="end"/>
            </w:r>
          </w:p>
        </w:tc>
      </w:tr>
      <w:tr w:rsidR="007439FF" w:rsidRPr="005A2EF4" w:rsidTr="006A63CD">
        <w:trPr>
          <w:cantSplit/>
          <w:trHeight w:val="95"/>
        </w:trPr>
        <w:tc>
          <w:tcPr>
            <w:tcW w:w="3168" w:type="dxa"/>
          </w:tcPr>
          <w:p w:rsidR="007439FF" w:rsidRPr="005A2EF4" w:rsidRDefault="007439FF" w:rsidP="008E621B">
            <w:pPr>
              <w:spacing w:before="120" w:after="120" w:line="240" w:lineRule="atLeast"/>
              <w:rPr>
                <w:rFonts w:cs="Calibri"/>
                <w:b/>
              </w:rPr>
            </w:pPr>
          </w:p>
        </w:tc>
        <w:tc>
          <w:tcPr>
            <w:tcW w:w="3168" w:type="dxa"/>
            <w:gridSpan w:val="2"/>
          </w:tcPr>
          <w:p w:rsidR="007439FF" w:rsidRPr="005A2EF4" w:rsidRDefault="007439FF" w:rsidP="00D36D7B">
            <w:pPr>
              <w:spacing w:before="120" w:after="120" w:line="240" w:lineRule="atLeast"/>
              <w:rPr>
                <w:rFonts w:cs="Calibri"/>
              </w:rPr>
            </w:pPr>
          </w:p>
        </w:tc>
        <w:tc>
          <w:tcPr>
            <w:tcW w:w="2304" w:type="dxa"/>
          </w:tcPr>
          <w:p w:rsidR="007439FF" w:rsidRPr="005A2EF4" w:rsidRDefault="007439FF" w:rsidP="008E621B">
            <w:pPr>
              <w:tabs>
                <w:tab w:val="left" w:pos="2160"/>
              </w:tabs>
              <w:spacing w:before="120" w:after="120"/>
              <w:ind w:left="440"/>
              <w:rPr>
                <w:rFonts w:cs="Calibri"/>
                <w:b/>
              </w:rPr>
            </w:pPr>
          </w:p>
        </w:tc>
      </w:tr>
      <w:tr w:rsidR="007439FF" w:rsidRPr="005A2EF4" w:rsidTr="006A63CD">
        <w:trPr>
          <w:cantSplit/>
        </w:trPr>
        <w:tc>
          <w:tcPr>
            <w:tcW w:w="3168" w:type="dxa"/>
          </w:tcPr>
          <w:p w:rsidR="007439FF" w:rsidRPr="005A2EF4" w:rsidRDefault="007439FF" w:rsidP="008E621B">
            <w:pPr>
              <w:spacing w:before="720" w:after="120" w:line="240" w:lineRule="atLeast"/>
              <w:jc w:val="right"/>
              <w:rPr>
                <w:rFonts w:cs="Calibri"/>
                <w:b/>
              </w:rPr>
            </w:pPr>
            <w:r w:rsidRPr="005A2EF4">
              <w:rPr>
                <w:rFonts w:cs="Calibri"/>
                <w:b/>
              </w:rPr>
              <w:t>Approved by :</w:t>
            </w:r>
          </w:p>
        </w:tc>
        <w:tc>
          <w:tcPr>
            <w:tcW w:w="3168" w:type="dxa"/>
            <w:gridSpan w:val="2"/>
            <w:vAlign w:val="bottom"/>
          </w:tcPr>
          <w:p w:rsidR="007439FF" w:rsidRPr="005A2EF4" w:rsidRDefault="007439FF" w:rsidP="006A63CD">
            <w:pPr>
              <w:spacing w:before="720" w:after="120" w:line="240" w:lineRule="atLeast"/>
              <w:jc w:val="center"/>
              <w:rPr>
                <w:rFonts w:cs="Calibri"/>
              </w:rPr>
            </w:pPr>
            <w:r w:rsidRPr="005A2EF4">
              <w:rPr>
                <w:rFonts w:cs="Calibri"/>
              </w:rPr>
              <w:t>___________________</w:t>
            </w:r>
          </w:p>
        </w:tc>
        <w:tc>
          <w:tcPr>
            <w:tcW w:w="2304" w:type="dxa"/>
            <w:vAlign w:val="bottom"/>
          </w:tcPr>
          <w:p w:rsidR="007439FF" w:rsidRPr="005A2EF4" w:rsidRDefault="007439FF" w:rsidP="006A63CD">
            <w:pPr>
              <w:tabs>
                <w:tab w:val="left" w:pos="2160"/>
              </w:tabs>
              <w:spacing w:before="720" w:after="120"/>
              <w:ind w:left="43"/>
              <w:jc w:val="center"/>
              <w:rPr>
                <w:rFonts w:cs="Calibri"/>
              </w:rPr>
            </w:pPr>
          </w:p>
        </w:tc>
      </w:tr>
      <w:tr w:rsidR="007439FF" w:rsidRPr="005A2EF4" w:rsidTr="006A63CD">
        <w:trPr>
          <w:cantSplit/>
        </w:trPr>
        <w:tc>
          <w:tcPr>
            <w:tcW w:w="3168" w:type="dxa"/>
          </w:tcPr>
          <w:p w:rsidR="007439FF" w:rsidRPr="005A2EF4" w:rsidRDefault="007439FF" w:rsidP="008E621B">
            <w:pPr>
              <w:spacing w:before="120" w:line="240" w:lineRule="atLeast"/>
              <w:jc w:val="right"/>
              <w:rPr>
                <w:rFonts w:cs="Calibri"/>
                <w:b/>
              </w:rPr>
            </w:pPr>
          </w:p>
        </w:tc>
        <w:tc>
          <w:tcPr>
            <w:tcW w:w="3168" w:type="dxa"/>
            <w:gridSpan w:val="2"/>
          </w:tcPr>
          <w:p w:rsidR="007439FF" w:rsidRPr="005A2EF4" w:rsidRDefault="007439FF" w:rsidP="008E621B">
            <w:pPr>
              <w:spacing w:before="120"/>
              <w:ind w:left="720"/>
              <w:rPr>
                <w:rFonts w:cs="Calibri"/>
              </w:rPr>
            </w:pPr>
            <w:r w:rsidRPr="005A2EF4">
              <w:rPr>
                <w:rFonts w:cs="Calibri"/>
              </w:rPr>
              <w:t xml:space="preserve">Tran Ba </w:t>
            </w:r>
            <w:proofErr w:type="spellStart"/>
            <w:r w:rsidRPr="005A2EF4">
              <w:rPr>
                <w:rFonts w:cs="Calibri"/>
              </w:rPr>
              <w:t>Tien</w:t>
            </w:r>
            <w:proofErr w:type="spellEnd"/>
          </w:p>
        </w:tc>
        <w:tc>
          <w:tcPr>
            <w:tcW w:w="2304" w:type="dxa"/>
          </w:tcPr>
          <w:p w:rsidR="007439FF" w:rsidRPr="005A2EF4" w:rsidRDefault="007439FF" w:rsidP="008E621B">
            <w:pPr>
              <w:tabs>
                <w:tab w:val="left" w:pos="2160"/>
              </w:tabs>
              <w:spacing w:before="120"/>
              <w:ind w:left="440"/>
              <w:rPr>
                <w:rFonts w:cs="Calibri"/>
                <w:b/>
              </w:rPr>
            </w:pPr>
            <w:r w:rsidRPr="005A2EF4">
              <w:rPr>
                <w:rFonts w:cs="Calibri"/>
              </w:rPr>
              <w:t>Date</w:t>
            </w:r>
          </w:p>
        </w:tc>
      </w:tr>
      <w:tr w:rsidR="007439FF" w:rsidRPr="005A2EF4" w:rsidTr="006A63CD">
        <w:trPr>
          <w:cantSplit/>
        </w:trPr>
        <w:tc>
          <w:tcPr>
            <w:tcW w:w="3168" w:type="dxa"/>
          </w:tcPr>
          <w:p w:rsidR="007439FF" w:rsidRPr="005A2EF4" w:rsidRDefault="007439FF" w:rsidP="008E621B">
            <w:pPr>
              <w:spacing w:line="240" w:lineRule="atLeast"/>
              <w:jc w:val="right"/>
              <w:rPr>
                <w:rFonts w:cs="Calibri"/>
                <w:b/>
              </w:rPr>
            </w:pPr>
          </w:p>
        </w:tc>
        <w:tc>
          <w:tcPr>
            <w:tcW w:w="3168" w:type="dxa"/>
            <w:gridSpan w:val="2"/>
          </w:tcPr>
          <w:p w:rsidR="007439FF" w:rsidRPr="005A2EF4" w:rsidRDefault="007439FF" w:rsidP="008E621B">
            <w:pPr>
              <w:spacing w:line="240" w:lineRule="atLeast"/>
              <w:ind w:left="720"/>
              <w:rPr>
                <w:rFonts w:cs="Calibri"/>
              </w:rPr>
            </w:pPr>
            <w:r w:rsidRPr="005A2EF4">
              <w:rPr>
                <w:rFonts w:cs="Calibri"/>
              </w:rPr>
              <w:t>Project Manager</w:t>
            </w:r>
          </w:p>
        </w:tc>
        <w:tc>
          <w:tcPr>
            <w:tcW w:w="2304" w:type="dxa"/>
          </w:tcPr>
          <w:p w:rsidR="007439FF" w:rsidRPr="005A2EF4" w:rsidRDefault="007439FF" w:rsidP="008E621B">
            <w:pPr>
              <w:tabs>
                <w:tab w:val="left" w:pos="2160"/>
              </w:tabs>
              <w:ind w:left="280"/>
              <w:rPr>
                <w:rFonts w:cs="Calibri"/>
              </w:rPr>
            </w:pPr>
          </w:p>
        </w:tc>
      </w:tr>
      <w:tr w:rsidR="007439FF" w:rsidRPr="005A2EF4" w:rsidTr="006A63CD">
        <w:trPr>
          <w:cantSplit/>
          <w:trHeight w:val="622"/>
        </w:trPr>
        <w:tc>
          <w:tcPr>
            <w:tcW w:w="3168" w:type="dxa"/>
          </w:tcPr>
          <w:p w:rsidR="007439FF" w:rsidRPr="005A2EF4" w:rsidRDefault="007439FF" w:rsidP="008E621B">
            <w:pPr>
              <w:spacing w:before="840" w:after="120" w:line="240" w:lineRule="atLeast"/>
              <w:jc w:val="right"/>
              <w:rPr>
                <w:rFonts w:cs="Calibri"/>
                <w:b/>
                <w:color w:val="FFFFFF"/>
              </w:rPr>
            </w:pPr>
            <w:r w:rsidRPr="005A2EF4">
              <w:rPr>
                <w:rFonts w:cs="Calibri"/>
                <w:b/>
                <w:color w:val="FFFFFF"/>
              </w:rPr>
              <w:t>Authorised by :</w:t>
            </w:r>
          </w:p>
        </w:tc>
        <w:tc>
          <w:tcPr>
            <w:tcW w:w="3168" w:type="dxa"/>
            <w:gridSpan w:val="2"/>
            <w:vAlign w:val="bottom"/>
          </w:tcPr>
          <w:p w:rsidR="007439FF" w:rsidRPr="005A2EF4" w:rsidRDefault="007439FF" w:rsidP="006A63CD">
            <w:pPr>
              <w:spacing w:before="480" w:after="120" w:line="240" w:lineRule="atLeast"/>
              <w:jc w:val="center"/>
              <w:rPr>
                <w:rFonts w:cs="Calibri"/>
                <w:color w:val="FFFFFF"/>
              </w:rPr>
            </w:pPr>
            <w:r w:rsidRPr="005A2EF4">
              <w:rPr>
                <w:rFonts w:cs="Calibri"/>
                <w:color w:val="FFFFFF"/>
              </w:rPr>
              <w:t>___________________</w:t>
            </w:r>
          </w:p>
        </w:tc>
        <w:tc>
          <w:tcPr>
            <w:tcW w:w="2304" w:type="dxa"/>
            <w:vAlign w:val="bottom"/>
          </w:tcPr>
          <w:p w:rsidR="007439FF" w:rsidRPr="005A2EF4" w:rsidRDefault="007439FF" w:rsidP="006A63CD">
            <w:pPr>
              <w:tabs>
                <w:tab w:val="left" w:pos="2160"/>
              </w:tabs>
              <w:spacing w:before="480" w:after="120"/>
              <w:ind w:left="43"/>
              <w:jc w:val="center"/>
              <w:rPr>
                <w:rFonts w:cs="Calibri"/>
                <w:color w:val="FFFFFF"/>
              </w:rPr>
            </w:pPr>
          </w:p>
        </w:tc>
      </w:tr>
      <w:tr w:rsidR="007439FF" w:rsidRPr="005A2EF4" w:rsidTr="006A63CD">
        <w:trPr>
          <w:cantSplit/>
        </w:trPr>
        <w:tc>
          <w:tcPr>
            <w:tcW w:w="3168" w:type="dxa"/>
          </w:tcPr>
          <w:p w:rsidR="007439FF" w:rsidRPr="005A2EF4" w:rsidRDefault="007439FF" w:rsidP="008E621B">
            <w:pPr>
              <w:spacing w:before="120" w:line="240" w:lineRule="atLeast"/>
              <w:jc w:val="right"/>
              <w:rPr>
                <w:rFonts w:cs="Calibri"/>
                <w:b/>
                <w:color w:val="FFFFFF"/>
              </w:rPr>
            </w:pPr>
          </w:p>
        </w:tc>
        <w:tc>
          <w:tcPr>
            <w:tcW w:w="3168" w:type="dxa"/>
            <w:gridSpan w:val="2"/>
          </w:tcPr>
          <w:p w:rsidR="007439FF" w:rsidRPr="005A2EF4" w:rsidRDefault="007439FF" w:rsidP="008E621B">
            <w:pPr>
              <w:spacing w:before="120"/>
              <w:ind w:left="720"/>
              <w:rPr>
                <w:rFonts w:cs="Calibri"/>
                <w:color w:val="FFFFFF"/>
              </w:rPr>
            </w:pPr>
            <w:r>
              <w:rPr>
                <w:rFonts w:cs="Calibri"/>
                <w:color w:val="FFFFFF"/>
              </w:rPr>
              <w:t xml:space="preserve">Truong </w:t>
            </w:r>
            <w:proofErr w:type="spellStart"/>
            <w:r>
              <w:rPr>
                <w:rFonts w:cs="Calibri"/>
                <w:color w:val="FFFFFF"/>
              </w:rPr>
              <w:t>Thieu</w:t>
            </w:r>
            <w:proofErr w:type="spellEnd"/>
            <w:r>
              <w:rPr>
                <w:rFonts w:cs="Calibri"/>
                <w:color w:val="FFFFFF"/>
              </w:rPr>
              <w:t xml:space="preserve"> Duong</w:t>
            </w:r>
          </w:p>
        </w:tc>
        <w:tc>
          <w:tcPr>
            <w:tcW w:w="2304" w:type="dxa"/>
          </w:tcPr>
          <w:p w:rsidR="007439FF" w:rsidRPr="005A2EF4" w:rsidRDefault="007439FF" w:rsidP="008E621B">
            <w:pPr>
              <w:tabs>
                <w:tab w:val="left" w:pos="2160"/>
              </w:tabs>
              <w:spacing w:before="120"/>
              <w:ind w:left="280"/>
              <w:rPr>
                <w:rFonts w:cs="Calibri"/>
                <w:color w:val="FFFFFF"/>
              </w:rPr>
            </w:pPr>
            <w:r w:rsidRPr="005A2EF4">
              <w:rPr>
                <w:rFonts w:cs="Calibri"/>
                <w:color w:val="FFFFFF"/>
              </w:rPr>
              <w:t>Date</w:t>
            </w:r>
          </w:p>
        </w:tc>
      </w:tr>
      <w:tr w:rsidR="007439FF" w:rsidRPr="005A2EF4" w:rsidTr="006A63CD">
        <w:trPr>
          <w:cantSplit/>
        </w:trPr>
        <w:tc>
          <w:tcPr>
            <w:tcW w:w="3168" w:type="dxa"/>
          </w:tcPr>
          <w:p w:rsidR="007439FF" w:rsidRPr="005A2EF4" w:rsidRDefault="007439FF" w:rsidP="008E621B">
            <w:pPr>
              <w:spacing w:line="240" w:lineRule="atLeast"/>
              <w:jc w:val="right"/>
              <w:rPr>
                <w:rFonts w:cs="Calibri"/>
                <w:b/>
                <w:color w:val="FFFFFF"/>
              </w:rPr>
            </w:pPr>
          </w:p>
        </w:tc>
        <w:tc>
          <w:tcPr>
            <w:tcW w:w="3168" w:type="dxa"/>
            <w:gridSpan w:val="2"/>
          </w:tcPr>
          <w:p w:rsidR="007439FF" w:rsidRPr="005A2EF4" w:rsidRDefault="007439FF" w:rsidP="008E621B">
            <w:pPr>
              <w:spacing w:line="240" w:lineRule="atLeast"/>
              <w:ind w:left="720"/>
              <w:rPr>
                <w:rFonts w:cs="Calibri"/>
                <w:color w:val="FFFFFF"/>
              </w:rPr>
            </w:pPr>
            <w:r w:rsidRPr="005A2EF4">
              <w:rPr>
                <w:rFonts w:cs="Calibri"/>
                <w:color w:val="FFFFFF"/>
              </w:rPr>
              <w:t>Project Director</w:t>
            </w:r>
          </w:p>
        </w:tc>
        <w:tc>
          <w:tcPr>
            <w:tcW w:w="2304" w:type="dxa"/>
          </w:tcPr>
          <w:p w:rsidR="007439FF" w:rsidRPr="005A2EF4" w:rsidRDefault="007439FF" w:rsidP="008E621B">
            <w:pPr>
              <w:tabs>
                <w:tab w:val="left" w:pos="2160"/>
              </w:tabs>
              <w:ind w:left="280"/>
              <w:rPr>
                <w:rFonts w:cs="Calibri"/>
                <w:color w:val="FFFFFF"/>
              </w:rPr>
            </w:pPr>
          </w:p>
        </w:tc>
      </w:tr>
      <w:tr w:rsidR="007439FF" w:rsidRPr="005A2EF4" w:rsidTr="006A63CD">
        <w:trPr>
          <w:cantSplit/>
        </w:trPr>
        <w:tc>
          <w:tcPr>
            <w:tcW w:w="3600" w:type="dxa"/>
            <w:gridSpan w:val="2"/>
          </w:tcPr>
          <w:p w:rsidR="007439FF" w:rsidRPr="005A2EF4" w:rsidRDefault="007439FF" w:rsidP="006A63CD">
            <w:pPr>
              <w:spacing w:before="1200"/>
              <w:ind w:left="142" w:right="720"/>
              <w:jc w:val="both"/>
              <w:rPr>
                <w:rFonts w:cs="Calibri"/>
                <w:b/>
                <w:sz w:val="16"/>
                <w:szCs w:val="16"/>
              </w:rPr>
            </w:pPr>
            <w:r w:rsidRPr="005A2EF4">
              <w:rPr>
                <w:rFonts w:cs="Calibri"/>
                <w:b/>
                <w:sz w:val="16"/>
                <w:szCs w:val="16"/>
              </w:rPr>
              <w:t xml:space="preserve">© 2011 </w:t>
            </w:r>
            <w:proofErr w:type="spellStart"/>
            <w:r w:rsidRPr="005A2EF4">
              <w:rPr>
                <w:rFonts w:cs="Calibri"/>
                <w:b/>
                <w:sz w:val="16"/>
                <w:szCs w:val="16"/>
              </w:rPr>
              <w:t>GoldenGravure</w:t>
            </w:r>
            <w:proofErr w:type="spellEnd"/>
            <w:r w:rsidRPr="005A2EF4">
              <w:rPr>
                <w:rFonts w:cs="Calibri"/>
                <w:b/>
                <w:sz w:val="16"/>
                <w:szCs w:val="16"/>
              </w:rPr>
              <w:t>.</w:t>
            </w:r>
          </w:p>
          <w:p w:rsidR="007439FF" w:rsidRPr="005A2EF4" w:rsidRDefault="007439FF" w:rsidP="006A63CD">
            <w:pPr>
              <w:ind w:left="142" w:right="720"/>
              <w:jc w:val="both"/>
              <w:rPr>
                <w:rFonts w:cs="Calibri"/>
                <w:b/>
                <w:sz w:val="16"/>
                <w:szCs w:val="16"/>
              </w:rPr>
            </w:pPr>
            <w:r w:rsidRPr="005A2EF4">
              <w:rPr>
                <w:rFonts w:cs="Calibri"/>
                <w:b/>
                <w:sz w:val="16"/>
                <w:szCs w:val="16"/>
              </w:rPr>
              <w:t xml:space="preserve">The information contained in this document is the property of </w:t>
            </w:r>
            <w:proofErr w:type="spellStart"/>
            <w:r w:rsidRPr="005A2EF4">
              <w:rPr>
                <w:rFonts w:cs="Calibri"/>
                <w:b/>
                <w:sz w:val="16"/>
                <w:szCs w:val="16"/>
              </w:rPr>
              <w:t>GoldenGravure</w:t>
            </w:r>
            <w:proofErr w:type="spellEnd"/>
            <w:r w:rsidRPr="005A2EF4">
              <w:rPr>
                <w:rFonts w:cs="Calibri"/>
                <w:b/>
                <w:sz w:val="16"/>
                <w:szCs w:val="16"/>
              </w:rPr>
              <w:t xml:space="preserve">. The contents must not be reproduced, wholly or in part, for purposes other than for which it has been supplied, without the prior permission of </w:t>
            </w:r>
            <w:proofErr w:type="spellStart"/>
            <w:r w:rsidRPr="005A2EF4">
              <w:rPr>
                <w:rFonts w:cs="Calibri"/>
                <w:b/>
                <w:sz w:val="16"/>
                <w:szCs w:val="16"/>
              </w:rPr>
              <w:t>GoldenGravure</w:t>
            </w:r>
            <w:proofErr w:type="spellEnd"/>
            <w:r w:rsidRPr="005A2EF4">
              <w:rPr>
                <w:rFonts w:cs="Calibri"/>
                <w:b/>
                <w:sz w:val="16"/>
                <w:szCs w:val="16"/>
              </w:rPr>
              <w:t xml:space="preserve">, or, if it has been furnished under contract to another party, as expressly authorised under that contract. </w:t>
            </w:r>
            <w:proofErr w:type="spellStart"/>
            <w:r w:rsidRPr="005A2EF4">
              <w:rPr>
                <w:rFonts w:cs="Calibri"/>
                <w:b/>
                <w:sz w:val="16"/>
                <w:szCs w:val="16"/>
              </w:rPr>
              <w:t>GoldenGravure</w:t>
            </w:r>
            <w:proofErr w:type="spellEnd"/>
            <w:r w:rsidRPr="005A2EF4">
              <w:rPr>
                <w:rFonts w:cs="Calibri"/>
                <w:b/>
                <w:sz w:val="16"/>
                <w:szCs w:val="16"/>
              </w:rPr>
              <w:t xml:space="preserve"> shall not be liable for any errors or omissions.</w:t>
            </w:r>
          </w:p>
        </w:tc>
        <w:tc>
          <w:tcPr>
            <w:tcW w:w="5040" w:type="dxa"/>
            <w:gridSpan w:val="2"/>
          </w:tcPr>
          <w:p w:rsidR="007439FF" w:rsidRPr="005A2EF4" w:rsidRDefault="007439FF" w:rsidP="008E621B">
            <w:pPr>
              <w:spacing w:before="1800"/>
              <w:jc w:val="center"/>
              <w:rPr>
                <w:rFonts w:ascii="Lucida Handwriting" w:hAnsi="Lucida Handwriting" w:cs="Calibri"/>
                <w:spacing w:val="180"/>
                <w:sz w:val="96"/>
                <w:szCs w:val="96"/>
              </w:rPr>
            </w:pPr>
            <w:r w:rsidRPr="005A2EF4">
              <w:rPr>
                <w:rFonts w:ascii="Lucida Handwriting" w:hAnsi="Lucida Handwriting" w:cs="Calibri"/>
                <w:b/>
                <w:spacing w:val="180"/>
                <w:sz w:val="80"/>
                <w:szCs w:val="96"/>
              </w:rPr>
              <w:t>Golden</w:t>
            </w:r>
            <w:r w:rsidRPr="005A2EF4">
              <w:rPr>
                <w:rFonts w:ascii="Lucida Handwriting" w:hAnsi="Lucida Handwriting" w:cs="Calibri"/>
                <w:b/>
                <w:spacing w:val="180"/>
                <w:sz w:val="80"/>
                <w:szCs w:val="96"/>
              </w:rPr>
              <w:br/>
              <w:t>Gravure</w:t>
            </w:r>
          </w:p>
        </w:tc>
      </w:tr>
    </w:tbl>
    <w:p w:rsidR="007439FF" w:rsidRDefault="007439FF">
      <w:pPr>
        <w:sectPr w:rsidR="007439FF" w:rsidSect="000E5ECB">
          <w:footerReference w:type="first" r:id="rId9"/>
          <w:pgSz w:w="11906" w:h="16838"/>
          <w:pgMar w:top="1440" w:right="1440" w:bottom="1440" w:left="1440" w:header="708" w:footer="708" w:gutter="0"/>
          <w:pgNumType w:start="0"/>
          <w:cols w:space="708"/>
          <w:titlePg/>
          <w:docGrid w:linePitch="360"/>
        </w:sectPr>
      </w:pPr>
    </w:p>
    <w:p w:rsidR="007439FF" w:rsidRPr="005E15D0" w:rsidRDefault="007439FF" w:rsidP="005E15D0">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Pr="005E15D0">
        <w:rPr>
          <w:rFonts w:cs="Calibri"/>
        </w:rPr>
        <w:t>/COMS/MQ.1/1</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Change w:id="2">
          <w:tblGrid>
            <w:gridCol w:w="28"/>
            <w:gridCol w:w="903"/>
            <w:gridCol w:w="28"/>
            <w:gridCol w:w="1389"/>
            <w:gridCol w:w="28"/>
            <w:gridCol w:w="2564"/>
            <w:gridCol w:w="28"/>
            <w:gridCol w:w="2132"/>
            <w:gridCol w:w="28"/>
            <w:gridCol w:w="1592"/>
            <w:gridCol w:w="28"/>
          </w:tblGrid>
        </w:tblGridChange>
      </w:tblGrid>
      <w:tr w:rsidR="007439FF"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40" w:after="24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40" w:after="24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40" w:after="24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40" w:after="240" w:line="240" w:lineRule="auto"/>
              <w:jc w:val="center"/>
              <w:rPr>
                <w:rFonts w:cs="Calibri"/>
                <w:b/>
              </w:rPr>
            </w:pPr>
            <w:r w:rsidRPr="005A2EF4">
              <w:rPr>
                <w:rFonts w:cs="Calibri"/>
                <w:b/>
              </w:rPr>
              <w:t>Authorised by</w:t>
            </w:r>
          </w:p>
        </w:tc>
        <w:tc>
          <w:tcPr>
            <w:tcW w:w="162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40" w:after="240" w:line="240" w:lineRule="auto"/>
              <w:jc w:val="center"/>
              <w:rPr>
                <w:rFonts w:cs="Calibri"/>
                <w:b/>
              </w:rPr>
            </w:pPr>
            <w:r w:rsidRPr="005A2EF4">
              <w:rPr>
                <w:rFonts w:cs="Calibri"/>
                <w:b/>
              </w:rPr>
              <w:t>Date</w:t>
            </w:r>
          </w:p>
        </w:tc>
      </w:tr>
      <w:tr w:rsidR="00AB693E" w:rsidRPr="005A2EF4"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AB693E" w:rsidRPr="005A2EF4" w:rsidRDefault="00AB693E" w:rsidP="005E15D0">
            <w:pPr>
              <w:spacing w:before="120" w:after="120" w:line="240" w:lineRule="auto"/>
              <w:jc w:val="center"/>
              <w:rPr>
                <w:rFonts w:cs="Calibri"/>
              </w:rPr>
            </w:pPr>
            <w:ins w:id="3" w:author="Alvin Chang" w:date="2011-03-22T02:58:00Z">
              <w:r>
                <w:rPr>
                  <w:rFonts w:cs="Calibri"/>
                  <w:lang w:eastAsia="ja-JP"/>
                </w:rPr>
                <w:t>1.0</w:t>
              </w:r>
            </w:ins>
            <w:del w:id="4" w:author="Alvin Chang" w:date="2011-03-22T02:58:00Z">
              <w:r w:rsidRPr="005A2EF4" w:rsidDel="00365A6D">
                <w:rPr>
                  <w:rFonts w:cs="Calibri"/>
                </w:rPr>
                <w:delText>1.0</w:delText>
              </w:r>
            </w:del>
          </w:p>
        </w:tc>
        <w:tc>
          <w:tcPr>
            <w:tcW w:w="1417" w:type="dxa"/>
            <w:tcBorders>
              <w:top w:val="single" w:sz="6" w:space="0" w:color="auto"/>
              <w:left w:val="single" w:sz="6" w:space="0" w:color="auto"/>
              <w:bottom w:val="single" w:sz="6" w:space="0" w:color="auto"/>
              <w:right w:val="single" w:sz="6" w:space="0" w:color="auto"/>
            </w:tcBorders>
            <w:vAlign w:val="center"/>
          </w:tcPr>
          <w:p w:rsidR="00AB693E" w:rsidRPr="005A2EF4" w:rsidRDefault="00AB693E" w:rsidP="005E15D0">
            <w:pPr>
              <w:spacing w:before="120" w:after="120" w:line="240" w:lineRule="auto"/>
              <w:jc w:val="center"/>
              <w:rPr>
                <w:rFonts w:cs="Calibri"/>
              </w:rPr>
            </w:pPr>
            <w:ins w:id="5" w:author="Alvin Chang" w:date="2011-03-22T02:58:00Z">
              <w:r>
                <w:rPr>
                  <w:rFonts w:cs="Calibri"/>
                  <w:lang w:eastAsia="ja-JP"/>
                </w:rPr>
                <w:t>11 Mar 2011</w:t>
              </w:r>
            </w:ins>
            <w:del w:id="6" w:author="Alvin Chang" w:date="2011-03-22T02:58:00Z">
              <w:r w:rsidRPr="005A2EF4" w:rsidDel="00365A6D">
                <w:rPr>
                  <w:rFonts w:cs="Calibri"/>
                </w:rPr>
                <w:fldChar w:fldCharType="begin"/>
              </w:r>
              <w:r w:rsidRPr="005A2EF4" w:rsidDel="00365A6D">
                <w:rPr>
                  <w:rFonts w:cs="Calibri"/>
                </w:rPr>
                <w:delInstrText>date \@ dd/MM/yy</w:delInstrText>
              </w:r>
              <w:r w:rsidRPr="005A2EF4" w:rsidDel="00365A6D">
                <w:rPr>
                  <w:rFonts w:cs="Calibri"/>
                </w:rPr>
                <w:fldChar w:fldCharType="separate"/>
              </w:r>
              <w:r w:rsidDel="00365A6D">
                <w:rPr>
                  <w:rFonts w:cs="Calibri"/>
                  <w:noProof/>
                </w:rPr>
                <w:delText>22/03/11</w:delText>
              </w:r>
              <w:r w:rsidRPr="005A2EF4" w:rsidDel="00365A6D">
                <w:rPr>
                  <w:rFonts w:cs="Calibri"/>
                </w:rPr>
                <w:fldChar w:fldCharType="end"/>
              </w:r>
            </w:del>
          </w:p>
        </w:tc>
        <w:tc>
          <w:tcPr>
            <w:tcW w:w="2592" w:type="dxa"/>
            <w:tcBorders>
              <w:top w:val="single" w:sz="6" w:space="0" w:color="auto"/>
              <w:left w:val="single" w:sz="6" w:space="0" w:color="auto"/>
              <w:bottom w:val="single" w:sz="6" w:space="0" w:color="auto"/>
              <w:right w:val="single" w:sz="6" w:space="0" w:color="auto"/>
            </w:tcBorders>
            <w:vAlign w:val="center"/>
          </w:tcPr>
          <w:p w:rsidR="00AB693E" w:rsidRPr="005A2EF4" w:rsidRDefault="00AB693E" w:rsidP="005E15D0">
            <w:pPr>
              <w:spacing w:before="120" w:after="120" w:line="240" w:lineRule="auto"/>
              <w:jc w:val="center"/>
              <w:rPr>
                <w:rFonts w:cs="Calibri"/>
              </w:rPr>
            </w:pPr>
            <w:ins w:id="7" w:author="Alvin Chang" w:date="2011-03-22T02:58:00Z">
              <w:r>
                <w:rPr>
                  <w:rFonts w:cs="Calibri"/>
                  <w:lang w:eastAsia="ja-JP"/>
                </w:rPr>
                <w:t>Alvin Chang Parkk Khiong</w:t>
              </w:r>
            </w:ins>
            <w:del w:id="8" w:author="Alvin Chang" w:date="2011-03-22T02:58:00Z">
              <w:r w:rsidRPr="005A2EF4" w:rsidDel="00365A6D">
                <w:rPr>
                  <w:rFonts w:cs="Calibri"/>
                </w:rPr>
                <w:delText>Alvin Chang Parkk Khiong</w:delText>
              </w:r>
            </w:del>
          </w:p>
        </w:tc>
        <w:tc>
          <w:tcPr>
            <w:tcW w:w="2160" w:type="dxa"/>
            <w:tcBorders>
              <w:top w:val="single" w:sz="6" w:space="0" w:color="auto"/>
              <w:left w:val="single" w:sz="6" w:space="0" w:color="auto"/>
              <w:bottom w:val="single" w:sz="6" w:space="0" w:color="auto"/>
              <w:right w:val="single" w:sz="6" w:space="0" w:color="auto"/>
            </w:tcBorders>
            <w:vAlign w:val="center"/>
          </w:tcPr>
          <w:p w:rsidR="00AB693E" w:rsidRPr="005A2EF4" w:rsidRDefault="00AB693E" w:rsidP="005E15D0">
            <w:pPr>
              <w:spacing w:before="200" w:line="240" w:lineRule="auto"/>
              <w:jc w:val="center"/>
              <w:rPr>
                <w:rFonts w:cs="Calibri"/>
              </w:rPr>
            </w:pPr>
            <w:ins w:id="9" w:author="Alvin Chang" w:date="2011-03-22T02:58:00Z">
              <w:r>
                <w:rPr>
                  <w:rFonts w:cs="Calibri"/>
                  <w:lang w:eastAsia="ja-JP"/>
                </w:rPr>
                <w:t xml:space="preserve">Tran Ba </w:t>
              </w:r>
              <w:proofErr w:type="spellStart"/>
              <w:r>
                <w:rPr>
                  <w:rFonts w:cs="Calibri"/>
                  <w:lang w:eastAsia="ja-JP"/>
                </w:rPr>
                <w:t>Tien</w:t>
              </w:r>
            </w:ins>
            <w:proofErr w:type="spellEnd"/>
            <w:del w:id="10" w:author="Alvin Chang" w:date="2011-03-22T02:58:00Z">
              <w:r w:rsidDel="00365A6D">
                <w:rPr>
                  <w:rFonts w:cs="Calibri"/>
                </w:rPr>
                <w:delText>Truong Thieu Duong</w:delText>
              </w:r>
            </w:del>
          </w:p>
        </w:tc>
        <w:tc>
          <w:tcPr>
            <w:tcW w:w="1620" w:type="dxa"/>
            <w:tcBorders>
              <w:top w:val="single" w:sz="6" w:space="0" w:color="auto"/>
              <w:left w:val="single" w:sz="6" w:space="0" w:color="auto"/>
              <w:bottom w:val="single" w:sz="6" w:space="0" w:color="auto"/>
              <w:right w:val="single" w:sz="6" w:space="0" w:color="auto"/>
            </w:tcBorders>
            <w:vAlign w:val="center"/>
          </w:tcPr>
          <w:p w:rsidR="00AB693E" w:rsidRPr="005A2EF4" w:rsidRDefault="00AB693E" w:rsidP="005E15D0">
            <w:pPr>
              <w:spacing w:before="200" w:line="240" w:lineRule="auto"/>
              <w:jc w:val="center"/>
              <w:rPr>
                <w:rFonts w:cs="Calibri"/>
              </w:rPr>
            </w:pPr>
          </w:p>
        </w:tc>
      </w:tr>
      <w:tr w:rsidR="00AB693E" w:rsidRPr="005A2EF4" w:rsidTr="006641B6">
        <w:tblPrEx>
          <w:tblW w:w="0" w:type="auto"/>
          <w:tblLayout w:type="fixed"/>
          <w:tblCellMar>
            <w:left w:w="80" w:type="dxa"/>
            <w:right w:w="80" w:type="dxa"/>
          </w:tblCellMar>
          <w:tblLook w:val="0000" w:firstRow="0" w:lastRow="0" w:firstColumn="0" w:lastColumn="0" w:noHBand="0" w:noVBand="0"/>
          <w:tblPrExChange w:id="11" w:author="Alvin Chang" w:date="2011-03-22T02:58:00Z">
            <w:tblPrEx>
              <w:tblW w:w="0" w:type="auto"/>
              <w:tblLayout w:type="fixed"/>
              <w:tblCellMar>
                <w:left w:w="80" w:type="dxa"/>
                <w:right w:w="80" w:type="dxa"/>
              </w:tblCellMar>
              <w:tblLook w:val="0000" w:firstRow="0" w:lastRow="0" w:firstColumn="0" w:lastColumn="0" w:noHBand="0" w:noVBand="0"/>
            </w:tblPrEx>
          </w:tblPrExChange>
        </w:tblPrEx>
        <w:trPr>
          <w:cantSplit/>
          <w:trPrChange w:id="12" w:author="Alvin Chang" w:date="2011-03-22T02:58:00Z">
            <w:trPr>
              <w:gridAfter w:val="0"/>
              <w:cantSplit/>
            </w:trPr>
          </w:trPrChange>
        </w:trPr>
        <w:tc>
          <w:tcPr>
            <w:tcW w:w="931" w:type="dxa"/>
            <w:tcBorders>
              <w:top w:val="single" w:sz="6" w:space="0" w:color="auto"/>
              <w:left w:val="single" w:sz="6" w:space="0" w:color="auto"/>
              <w:bottom w:val="single" w:sz="6" w:space="0" w:color="auto"/>
              <w:right w:val="single" w:sz="6" w:space="0" w:color="auto"/>
            </w:tcBorders>
            <w:tcPrChange w:id="13" w:author="Alvin Chang" w:date="2011-03-22T02:58:00Z">
              <w:tcPr>
                <w:tcW w:w="931" w:type="dxa"/>
                <w:gridSpan w:val="2"/>
                <w:tcBorders>
                  <w:top w:val="single" w:sz="6" w:space="0" w:color="auto"/>
                  <w:left w:val="single" w:sz="6" w:space="0" w:color="auto"/>
                  <w:bottom w:val="single" w:sz="6" w:space="0" w:color="auto"/>
                  <w:right w:val="single" w:sz="6" w:space="0" w:color="auto"/>
                </w:tcBorders>
              </w:tcPr>
            </w:tcPrChange>
          </w:tcPr>
          <w:p w:rsidR="00AB693E" w:rsidRPr="005A2EF4" w:rsidRDefault="00AB693E" w:rsidP="005E15D0">
            <w:pPr>
              <w:spacing w:before="200" w:line="240" w:lineRule="auto"/>
              <w:jc w:val="center"/>
              <w:rPr>
                <w:rFonts w:cs="Calibri"/>
              </w:rPr>
            </w:pPr>
            <w:ins w:id="14" w:author="Alvin Chang" w:date="2011-03-22T02:58:00Z">
              <w:r>
                <w:rPr>
                  <w:rFonts w:cs="Calibri"/>
                  <w:lang w:eastAsia="ja-JP"/>
                </w:rPr>
                <w:t>1.1</w:t>
              </w:r>
            </w:ins>
          </w:p>
        </w:tc>
        <w:tc>
          <w:tcPr>
            <w:tcW w:w="1417" w:type="dxa"/>
            <w:tcBorders>
              <w:top w:val="single" w:sz="6" w:space="0" w:color="auto"/>
              <w:left w:val="single" w:sz="6" w:space="0" w:color="auto"/>
              <w:bottom w:val="single" w:sz="6" w:space="0" w:color="auto"/>
              <w:right w:val="single" w:sz="6" w:space="0" w:color="auto"/>
            </w:tcBorders>
            <w:tcPrChange w:id="15" w:author="Alvin Chang" w:date="2011-03-22T02:58:00Z">
              <w:tcPr>
                <w:tcW w:w="1417" w:type="dxa"/>
                <w:gridSpan w:val="2"/>
                <w:tcBorders>
                  <w:top w:val="single" w:sz="6" w:space="0" w:color="auto"/>
                  <w:left w:val="single" w:sz="6" w:space="0" w:color="auto"/>
                  <w:bottom w:val="single" w:sz="6" w:space="0" w:color="auto"/>
                  <w:right w:val="single" w:sz="6" w:space="0" w:color="auto"/>
                </w:tcBorders>
              </w:tcPr>
            </w:tcPrChange>
          </w:tcPr>
          <w:p w:rsidR="00AB693E" w:rsidRPr="005A2EF4" w:rsidRDefault="00AB693E" w:rsidP="005E15D0">
            <w:pPr>
              <w:spacing w:before="200" w:line="240" w:lineRule="auto"/>
              <w:rPr>
                <w:rFonts w:cs="Calibri"/>
              </w:rPr>
            </w:pPr>
            <w:ins w:id="16" w:author="Alvin Chang" w:date="2011-03-22T02:58:00Z">
              <w:r>
                <w:rPr>
                  <w:rFonts w:cs="Calibri"/>
                  <w:lang w:eastAsia="ja-JP"/>
                </w:rPr>
                <w:t>20 Mar 2011</w:t>
              </w:r>
            </w:ins>
          </w:p>
        </w:tc>
        <w:tc>
          <w:tcPr>
            <w:tcW w:w="2592" w:type="dxa"/>
            <w:tcBorders>
              <w:top w:val="single" w:sz="6" w:space="0" w:color="auto"/>
              <w:left w:val="single" w:sz="6" w:space="0" w:color="auto"/>
              <w:bottom w:val="single" w:sz="6" w:space="0" w:color="auto"/>
              <w:right w:val="single" w:sz="6" w:space="0" w:color="auto"/>
            </w:tcBorders>
            <w:vAlign w:val="center"/>
            <w:tcPrChange w:id="17" w:author="Alvin Chang" w:date="2011-03-22T02:58:00Z">
              <w:tcPr>
                <w:tcW w:w="2592" w:type="dxa"/>
                <w:gridSpan w:val="2"/>
                <w:tcBorders>
                  <w:top w:val="single" w:sz="6" w:space="0" w:color="auto"/>
                  <w:left w:val="single" w:sz="6" w:space="0" w:color="auto"/>
                  <w:bottom w:val="single" w:sz="6" w:space="0" w:color="auto"/>
                  <w:right w:val="single" w:sz="6" w:space="0" w:color="auto"/>
                </w:tcBorders>
              </w:tcPr>
            </w:tcPrChange>
          </w:tcPr>
          <w:p w:rsidR="00AB693E" w:rsidRPr="005A2EF4" w:rsidRDefault="00AB693E" w:rsidP="005E15D0">
            <w:pPr>
              <w:spacing w:before="200" w:line="240" w:lineRule="auto"/>
              <w:rPr>
                <w:rFonts w:cs="Calibri"/>
              </w:rPr>
            </w:pPr>
            <w:ins w:id="18" w:author="Alvin Chang" w:date="2011-03-22T02:58:00Z">
              <w:r>
                <w:rPr>
                  <w:rFonts w:cs="Calibri"/>
                  <w:lang w:eastAsia="ja-JP"/>
                </w:rPr>
                <w:t>Alvin Chang Parkk Khiong</w:t>
              </w:r>
            </w:ins>
          </w:p>
        </w:tc>
        <w:tc>
          <w:tcPr>
            <w:tcW w:w="2160" w:type="dxa"/>
            <w:tcBorders>
              <w:top w:val="single" w:sz="6" w:space="0" w:color="auto"/>
              <w:left w:val="single" w:sz="6" w:space="0" w:color="auto"/>
              <w:bottom w:val="single" w:sz="6" w:space="0" w:color="auto"/>
              <w:right w:val="single" w:sz="6" w:space="0" w:color="auto"/>
            </w:tcBorders>
            <w:vAlign w:val="center"/>
            <w:tcPrChange w:id="19" w:author="Alvin Chang" w:date="2011-03-22T02:58:00Z">
              <w:tcPr>
                <w:tcW w:w="2160" w:type="dxa"/>
                <w:gridSpan w:val="2"/>
                <w:tcBorders>
                  <w:top w:val="single" w:sz="6" w:space="0" w:color="auto"/>
                  <w:left w:val="single" w:sz="6" w:space="0" w:color="auto"/>
                  <w:bottom w:val="single" w:sz="6" w:space="0" w:color="auto"/>
                  <w:right w:val="single" w:sz="6" w:space="0" w:color="auto"/>
                </w:tcBorders>
              </w:tcPr>
            </w:tcPrChange>
          </w:tcPr>
          <w:p w:rsidR="00AB693E" w:rsidRPr="005A2EF4" w:rsidRDefault="00AB693E" w:rsidP="005E15D0">
            <w:pPr>
              <w:spacing w:before="200" w:line="240" w:lineRule="auto"/>
              <w:rPr>
                <w:rFonts w:cs="Calibri"/>
              </w:rPr>
            </w:pPr>
            <w:ins w:id="20" w:author="Alvin Chang" w:date="2011-03-22T02:58:00Z">
              <w:r>
                <w:rPr>
                  <w:rFonts w:cs="Calibri"/>
                  <w:lang w:eastAsia="ja-JP"/>
                </w:rPr>
                <w:t xml:space="preserve">Tran Ba </w:t>
              </w:r>
              <w:proofErr w:type="spellStart"/>
              <w:r>
                <w:rPr>
                  <w:rFonts w:cs="Calibri"/>
                  <w:lang w:eastAsia="ja-JP"/>
                </w:rPr>
                <w:t>Tien</w:t>
              </w:r>
            </w:ins>
            <w:proofErr w:type="spellEnd"/>
          </w:p>
        </w:tc>
        <w:tc>
          <w:tcPr>
            <w:tcW w:w="1620" w:type="dxa"/>
            <w:tcBorders>
              <w:top w:val="single" w:sz="6" w:space="0" w:color="auto"/>
              <w:left w:val="single" w:sz="6" w:space="0" w:color="auto"/>
              <w:bottom w:val="single" w:sz="6" w:space="0" w:color="auto"/>
              <w:right w:val="single" w:sz="6" w:space="0" w:color="auto"/>
            </w:tcBorders>
            <w:tcPrChange w:id="21" w:author="Alvin Chang" w:date="2011-03-22T02:58:00Z">
              <w:tcPr>
                <w:tcW w:w="1620" w:type="dxa"/>
                <w:gridSpan w:val="2"/>
                <w:tcBorders>
                  <w:top w:val="single" w:sz="6" w:space="0" w:color="auto"/>
                  <w:left w:val="single" w:sz="6" w:space="0" w:color="auto"/>
                  <w:bottom w:val="single" w:sz="6" w:space="0" w:color="auto"/>
                  <w:right w:val="single" w:sz="6" w:space="0" w:color="auto"/>
                </w:tcBorders>
              </w:tcPr>
            </w:tcPrChange>
          </w:tcPr>
          <w:p w:rsidR="00AB693E" w:rsidRPr="005A2EF4" w:rsidRDefault="00AB693E" w:rsidP="005E15D0">
            <w:pPr>
              <w:spacing w:before="200" w:line="240" w:lineRule="auto"/>
              <w:rPr>
                <w:rFonts w:cs="Calibri"/>
              </w:rPr>
            </w:pPr>
          </w:p>
        </w:tc>
      </w:tr>
      <w:tr w:rsidR="00556F96" w:rsidRPr="005A2EF4" w:rsidTr="006641B6">
        <w:tblPrEx>
          <w:tblW w:w="0" w:type="auto"/>
          <w:tblLayout w:type="fixed"/>
          <w:tblCellMar>
            <w:left w:w="80" w:type="dxa"/>
            <w:right w:w="80" w:type="dxa"/>
          </w:tblCellMar>
          <w:tblLook w:val="0000" w:firstRow="0" w:lastRow="0" w:firstColumn="0" w:lastColumn="0" w:noHBand="0" w:noVBand="0"/>
          <w:tblPrExChange w:id="22" w:author="Alvin Chang" w:date="2011-03-22T02:59:00Z">
            <w:tblPrEx>
              <w:tblW w:w="0" w:type="auto"/>
              <w:tblLayout w:type="fixed"/>
              <w:tblCellMar>
                <w:left w:w="80" w:type="dxa"/>
                <w:right w:w="80" w:type="dxa"/>
              </w:tblCellMar>
              <w:tblLook w:val="0000" w:firstRow="0" w:lastRow="0" w:firstColumn="0" w:lastColumn="0" w:noHBand="0" w:noVBand="0"/>
            </w:tblPrEx>
          </w:tblPrExChange>
        </w:tblPrEx>
        <w:trPr>
          <w:cantSplit/>
          <w:trPrChange w:id="23" w:author="Alvin Chang" w:date="2011-03-22T02:59:00Z">
            <w:trPr>
              <w:gridAfter w:val="0"/>
              <w:cantSplit/>
            </w:trPr>
          </w:trPrChange>
        </w:trPr>
        <w:tc>
          <w:tcPr>
            <w:tcW w:w="931" w:type="dxa"/>
            <w:tcBorders>
              <w:top w:val="single" w:sz="6" w:space="0" w:color="auto"/>
              <w:left w:val="single" w:sz="6" w:space="0" w:color="auto"/>
              <w:bottom w:val="single" w:sz="6" w:space="0" w:color="auto"/>
              <w:right w:val="single" w:sz="6" w:space="0" w:color="auto"/>
            </w:tcBorders>
            <w:tcPrChange w:id="24" w:author="Alvin Chang" w:date="2011-03-22T02:59:00Z">
              <w:tcPr>
                <w:tcW w:w="931" w:type="dxa"/>
                <w:gridSpan w:val="2"/>
                <w:tcBorders>
                  <w:top w:val="single" w:sz="6" w:space="0" w:color="auto"/>
                  <w:left w:val="single" w:sz="6" w:space="0" w:color="auto"/>
                  <w:bottom w:val="single" w:sz="6" w:space="0" w:color="auto"/>
                  <w:right w:val="single" w:sz="6" w:space="0" w:color="auto"/>
                </w:tcBorders>
              </w:tcPr>
            </w:tcPrChange>
          </w:tcPr>
          <w:p w:rsidR="00556F96" w:rsidRPr="005A2EF4" w:rsidRDefault="00556F96" w:rsidP="005E15D0">
            <w:pPr>
              <w:spacing w:before="200" w:line="240" w:lineRule="auto"/>
              <w:jc w:val="center"/>
              <w:rPr>
                <w:rFonts w:cs="Calibri"/>
              </w:rPr>
            </w:pPr>
            <w:ins w:id="25" w:author="Alvin Chang" w:date="2011-03-22T02:58:00Z">
              <w:r>
                <w:rPr>
                  <w:rFonts w:cs="Calibri"/>
                </w:rPr>
                <w:t>1.2</w:t>
              </w:r>
            </w:ins>
          </w:p>
        </w:tc>
        <w:tc>
          <w:tcPr>
            <w:tcW w:w="1417" w:type="dxa"/>
            <w:tcBorders>
              <w:top w:val="single" w:sz="6" w:space="0" w:color="auto"/>
              <w:left w:val="single" w:sz="6" w:space="0" w:color="auto"/>
              <w:bottom w:val="single" w:sz="6" w:space="0" w:color="auto"/>
              <w:right w:val="single" w:sz="6" w:space="0" w:color="auto"/>
            </w:tcBorders>
            <w:tcPrChange w:id="26" w:author="Alvin Chang" w:date="2011-03-22T02:59:00Z">
              <w:tcPr>
                <w:tcW w:w="1417" w:type="dxa"/>
                <w:gridSpan w:val="2"/>
                <w:tcBorders>
                  <w:top w:val="single" w:sz="6" w:space="0" w:color="auto"/>
                  <w:left w:val="single" w:sz="6" w:space="0" w:color="auto"/>
                  <w:bottom w:val="single" w:sz="6" w:space="0" w:color="auto"/>
                  <w:right w:val="single" w:sz="6" w:space="0" w:color="auto"/>
                </w:tcBorders>
              </w:tcPr>
            </w:tcPrChange>
          </w:tcPr>
          <w:p w:rsidR="00556F96" w:rsidRPr="005A2EF4" w:rsidRDefault="00556F96" w:rsidP="005E15D0">
            <w:pPr>
              <w:spacing w:before="200" w:line="240" w:lineRule="auto"/>
              <w:rPr>
                <w:rFonts w:cs="Calibri"/>
              </w:rPr>
            </w:pPr>
            <w:ins w:id="27" w:author="Alvin Chang" w:date="2011-03-22T02:59:00Z">
              <w:r>
                <w:rPr>
                  <w:rFonts w:cs="Calibri"/>
                </w:rPr>
                <w:t>22 Mar 2011</w:t>
              </w:r>
            </w:ins>
          </w:p>
        </w:tc>
        <w:tc>
          <w:tcPr>
            <w:tcW w:w="2592" w:type="dxa"/>
            <w:tcBorders>
              <w:top w:val="single" w:sz="6" w:space="0" w:color="auto"/>
              <w:left w:val="single" w:sz="6" w:space="0" w:color="auto"/>
              <w:bottom w:val="single" w:sz="6" w:space="0" w:color="auto"/>
              <w:right w:val="single" w:sz="6" w:space="0" w:color="auto"/>
            </w:tcBorders>
            <w:vAlign w:val="center"/>
            <w:tcPrChange w:id="28" w:author="Alvin Chang" w:date="2011-03-22T02:59:00Z">
              <w:tcPr>
                <w:tcW w:w="2592" w:type="dxa"/>
                <w:gridSpan w:val="2"/>
                <w:tcBorders>
                  <w:top w:val="single" w:sz="6" w:space="0" w:color="auto"/>
                  <w:left w:val="single" w:sz="6" w:space="0" w:color="auto"/>
                  <w:bottom w:val="single" w:sz="6" w:space="0" w:color="auto"/>
                  <w:right w:val="single" w:sz="6" w:space="0" w:color="auto"/>
                </w:tcBorders>
              </w:tcPr>
            </w:tcPrChange>
          </w:tcPr>
          <w:p w:rsidR="00556F96" w:rsidRPr="005A2EF4" w:rsidRDefault="00556F96" w:rsidP="005E15D0">
            <w:pPr>
              <w:spacing w:before="200" w:line="240" w:lineRule="auto"/>
              <w:rPr>
                <w:rFonts w:cs="Calibri"/>
              </w:rPr>
            </w:pPr>
            <w:ins w:id="29" w:author="Alvin Chang" w:date="2011-03-22T02:59:00Z">
              <w:r>
                <w:rPr>
                  <w:rFonts w:cs="Calibri"/>
                  <w:lang w:eastAsia="ja-JP"/>
                </w:rPr>
                <w:t>Alvin Chang Parkk Khiong</w:t>
              </w:r>
            </w:ins>
          </w:p>
        </w:tc>
        <w:tc>
          <w:tcPr>
            <w:tcW w:w="2160" w:type="dxa"/>
            <w:tcBorders>
              <w:top w:val="single" w:sz="6" w:space="0" w:color="auto"/>
              <w:left w:val="single" w:sz="6" w:space="0" w:color="auto"/>
              <w:bottom w:val="single" w:sz="6" w:space="0" w:color="auto"/>
              <w:right w:val="single" w:sz="6" w:space="0" w:color="auto"/>
            </w:tcBorders>
            <w:vAlign w:val="center"/>
            <w:tcPrChange w:id="30" w:author="Alvin Chang" w:date="2011-03-22T02:59:00Z">
              <w:tcPr>
                <w:tcW w:w="2160" w:type="dxa"/>
                <w:gridSpan w:val="2"/>
                <w:tcBorders>
                  <w:top w:val="single" w:sz="6" w:space="0" w:color="auto"/>
                  <w:left w:val="single" w:sz="6" w:space="0" w:color="auto"/>
                  <w:bottom w:val="single" w:sz="6" w:space="0" w:color="auto"/>
                  <w:right w:val="single" w:sz="6" w:space="0" w:color="auto"/>
                </w:tcBorders>
              </w:tcPr>
            </w:tcPrChange>
          </w:tcPr>
          <w:p w:rsidR="00556F96" w:rsidRPr="005A2EF4" w:rsidRDefault="00556F96" w:rsidP="005E15D0">
            <w:pPr>
              <w:spacing w:before="200" w:line="240" w:lineRule="auto"/>
              <w:rPr>
                <w:rFonts w:cs="Calibri"/>
              </w:rPr>
            </w:pPr>
            <w:ins w:id="31" w:author="Alvin Chang" w:date="2011-03-22T02:59:00Z">
              <w:r>
                <w:rPr>
                  <w:rFonts w:cs="Calibri"/>
                  <w:lang w:eastAsia="ja-JP"/>
                </w:rPr>
                <w:t xml:space="preserve">Tran Ba </w:t>
              </w:r>
              <w:proofErr w:type="spellStart"/>
              <w:r>
                <w:rPr>
                  <w:rFonts w:cs="Calibri"/>
                  <w:lang w:eastAsia="ja-JP"/>
                </w:rPr>
                <w:t>Tien</w:t>
              </w:r>
            </w:ins>
            <w:proofErr w:type="spellEnd"/>
          </w:p>
        </w:tc>
        <w:tc>
          <w:tcPr>
            <w:tcW w:w="1620" w:type="dxa"/>
            <w:tcBorders>
              <w:top w:val="single" w:sz="6" w:space="0" w:color="auto"/>
              <w:left w:val="single" w:sz="6" w:space="0" w:color="auto"/>
              <w:bottom w:val="single" w:sz="6" w:space="0" w:color="auto"/>
              <w:right w:val="single" w:sz="6" w:space="0" w:color="auto"/>
            </w:tcBorders>
            <w:tcPrChange w:id="32" w:author="Alvin Chang" w:date="2011-03-22T02:59:00Z">
              <w:tcPr>
                <w:tcW w:w="1620" w:type="dxa"/>
                <w:gridSpan w:val="2"/>
                <w:tcBorders>
                  <w:top w:val="single" w:sz="6" w:space="0" w:color="auto"/>
                  <w:left w:val="single" w:sz="6" w:space="0" w:color="auto"/>
                  <w:bottom w:val="single" w:sz="6" w:space="0" w:color="auto"/>
                  <w:right w:val="single" w:sz="6" w:space="0" w:color="auto"/>
                </w:tcBorders>
              </w:tcPr>
            </w:tcPrChange>
          </w:tcPr>
          <w:p w:rsidR="00556F96" w:rsidRPr="005A2EF4" w:rsidRDefault="00556F96" w:rsidP="005E15D0">
            <w:pPr>
              <w:spacing w:before="200" w:line="240" w:lineRule="auto"/>
              <w:rPr>
                <w:rFonts w:cs="Calibri"/>
              </w:rPr>
            </w:pPr>
          </w:p>
        </w:tc>
      </w:tr>
      <w:tr w:rsidR="00556F96"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556F96" w:rsidRPr="005A2EF4" w:rsidRDefault="00556F96" w:rsidP="005E15D0">
            <w:pPr>
              <w:spacing w:before="200" w:line="240" w:lineRule="auto"/>
              <w:jc w:val="center"/>
              <w:rPr>
                <w:rFonts w:cs="Calibri"/>
              </w:rPr>
            </w:pPr>
          </w:p>
        </w:tc>
        <w:tc>
          <w:tcPr>
            <w:tcW w:w="1417" w:type="dxa"/>
            <w:tcBorders>
              <w:top w:val="single" w:sz="6" w:space="0" w:color="auto"/>
              <w:left w:val="single" w:sz="6" w:space="0" w:color="auto"/>
              <w:bottom w:val="single" w:sz="6" w:space="0" w:color="auto"/>
              <w:right w:val="single" w:sz="6" w:space="0" w:color="auto"/>
            </w:tcBorders>
          </w:tcPr>
          <w:p w:rsidR="00556F96" w:rsidRPr="005A2EF4" w:rsidRDefault="00556F96" w:rsidP="005E15D0">
            <w:pPr>
              <w:spacing w:before="200" w:line="240" w:lineRule="auto"/>
              <w:rPr>
                <w:rFonts w:cs="Calibri"/>
              </w:rPr>
            </w:pPr>
          </w:p>
        </w:tc>
        <w:tc>
          <w:tcPr>
            <w:tcW w:w="2592" w:type="dxa"/>
            <w:tcBorders>
              <w:top w:val="single" w:sz="6" w:space="0" w:color="auto"/>
              <w:left w:val="single" w:sz="6" w:space="0" w:color="auto"/>
              <w:bottom w:val="single" w:sz="6" w:space="0" w:color="auto"/>
              <w:right w:val="single" w:sz="6" w:space="0" w:color="auto"/>
            </w:tcBorders>
          </w:tcPr>
          <w:p w:rsidR="00556F96" w:rsidRPr="005A2EF4" w:rsidRDefault="00556F96" w:rsidP="005E15D0">
            <w:pPr>
              <w:spacing w:before="200" w:line="240" w:lineRule="auto"/>
              <w:rPr>
                <w:rFonts w:cs="Calibri"/>
              </w:rPr>
            </w:pPr>
          </w:p>
        </w:tc>
        <w:tc>
          <w:tcPr>
            <w:tcW w:w="2160" w:type="dxa"/>
            <w:tcBorders>
              <w:top w:val="single" w:sz="6" w:space="0" w:color="auto"/>
              <w:left w:val="single" w:sz="6" w:space="0" w:color="auto"/>
              <w:bottom w:val="single" w:sz="6" w:space="0" w:color="auto"/>
              <w:right w:val="single" w:sz="6" w:space="0" w:color="auto"/>
            </w:tcBorders>
          </w:tcPr>
          <w:p w:rsidR="00556F96" w:rsidRPr="005A2EF4" w:rsidRDefault="00556F96" w:rsidP="005E15D0">
            <w:pPr>
              <w:spacing w:before="200" w:line="240" w:lineRule="auto"/>
              <w:rPr>
                <w:rFonts w:cs="Calibri"/>
              </w:rPr>
            </w:pPr>
          </w:p>
        </w:tc>
        <w:tc>
          <w:tcPr>
            <w:tcW w:w="1620" w:type="dxa"/>
            <w:tcBorders>
              <w:top w:val="single" w:sz="6" w:space="0" w:color="auto"/>
              <w:left w:val="single" w:sz="6" w:space="0" w:color="auto"/>
              <w:bottom w:val="single" w:sz="6" w:space="0" w:color="auto"/>
              <w:right w:val="single" w:sz="6" w:space="0" w:color="auto"/>
            </w:tcBorders>
          </w:tcPr>
          <w:p w:rsidR="00556F96" w:rsidRPr="005A2EF4" w:rsidRDefault="00556F96" w:rsidP="005E15D0">
            <w:pPr>
              <w:spacing w:before="200" w:line="240" w:lineRule="auto"/>
              <w:rPr>
                <w:rFonts w:cs="Calibri"/>
              </w:rPr>
            </w:pPr>
          </w:p>
        </w:tc>
      </w:tr>
    </w:tbl>
    <w:p w:rsidR="007439FF" w:rsidRDefault="007439F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7439FF" w:rsidRPr="005E15D0" w:rsidRDefault="007439F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t>Quality Plan</w:t>
      </w:r>
      <w:r w:rsidRPr="005E15D0">
        <w:rPr>
          <w:rFonts w:cs="Calibri"/>
          <w:b/>
          <w:sz w:val="28"/>
          <w:szCs w:val="28"/>
        </w:rPr>
        <w:br/>
      </w:r>
    </w:p>
    <w:p w:rsidR="007439FF" w:rsidRPr="005E15D0" w:rsidRDefault="007439FF" w:rsidP="005E15D0">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80" w:after="280" w:line="240" w:lineRule="auto"/>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80" w:after="280" w:line="240" w:lineRule="auto"/>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80" w:after="280" w:line="240" w:lineRule="auto"/>
              <w:jc w:val="center"/>
              <w:rPr>
                <w:rFonts w:cs="Calibri"/>
                <w:b/>
              </w:rPr>
            </w:pPr>
            <w:r w:rsidRPr="005A2EF4">
              <w:rPr>
                <w:rFonts w:cs="Calibri"/>
                <w:b/>
              </w:rPr>
              <w:t>Organisation</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r>
              <w:rPr>
                <w:rFonts w:cs="Calibri"/>
              </w:rPr>
              <w:t xml:space="preserve">Truong </w:t>
            </w:r>
            <w:proofErr w:type="spellStart"/>
            <w:r>
              <w:rPr>
                <w:rFonts w:cs="Calibri"/>
              </w:rPr>
              <w:t>Thieu</w:t>
            </w:r>
            <w:proofErr w:type="spellEnd"/>
            <w:r>
              <w:rPr>
                <w:rFonts w:cs="Calibri"/>
              </w:rPr>
              <w:t xml:space="preserve"> Duong</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rPr>
                <w:rFonts w:cs="Calibri"/>
              </w:rPr>
            </w:pPr>
            <w:r w:rsidRPr="005A2EF4">
              <w:rPr>
                <w:rFonts w:cs="Calibri"/>
              </w:rPr>
              <w:t>Golden Gravure</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r w:rsidRPr="005A2EF4">
              <w:rPr>
                <w:rFonts w:cs="Calibri"/>
              </w:rPr>
              <w:t xml:space="preserve">Tran Ba </w:t>
            </w:r>
            <w:proofErr w:type="spellStart"/>
            <w:r w:rsidRPr="005A2EF4">
              <w:rPr>
                <w:rFonts w:cs="Calibri"/>
              </w:rPr>
              <w:t>Tien</w:t>
            </w:r>
            <w:proofErr w:type="spellEnd"/>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proofErr w:type="spellStart"/>
            <w:r w:rsidRPr="005A2EF4">
              <w:rPr>
                <w:rFonts w:cs="Calibri"/>
              </w:rPr>
              <w:t>MTech</w:t>
            </w:r>
            <w:proofErr w:type="spellEnd"/>
            <w:r w:rsidRPr="005A2EF4">
              <w:rPr>
                <w:rFonts w:cs="Calibri"/>
              </w:rPr>
              <w:t xml:space="preserve"> (ISS)</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r w:rsidRPr="005A2EF4">
              <w:rPr>
                <w:rFonts w:cs="Calibri"/>
              </w:rPr>
              <w:t xml:space="preserve">Maung Tin </w:t>
            </w:r>
            <w:proofErr w:type="spellStart"/>
            <w:r w:rsidRPr="005A2EF4">
              <w:rPr>
                <w:rFonts w:cs="Calibri"/>
              </w:rPr>
              <w:t>Kyaw</w:t>
            </w:r>
            <w:proofErr w:type="spellEnd"/>
            <w:r w:rsidRPr="005A2EF4">
              <w:rPr>
                <w:rFonts w:cs="Calibri"/>
              </w:rPr>
              <w:t xml:space="preserve"> </w:t>
            </w:r>
            <w:proofErr w:type="spellStart"/>
            <w:r w:rsidRPr="005A2EF4">
              <w:rPr>
                <w:rFonts w:cs="Calibri"/>
              </w:rPr>
              <w:t>Oo</w:t>
            </w:r>
            <w:proofErr w:type="spellEnd"/>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proofErr w:type="spellStart"/>
            <w:r w:rsidRPr="005A2EF4">
              <w:rPr>
                <w:rFonts w:cs="Calibri"/>
              </w:rPr>
              <w:t>MTech</w:t>
            </w:r>
            <w:proofErr w:type="spellEnd"/>
            <w:r w:rsidRPr="005A2EF4">
              <w:rPr>
                <w:rFonts w:cs="Calibri"/>
              </w:rPr>
              <w:t xml:space="preserve"> (ISS)</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proofErr w:type="spellStart"/>
            <w:r w:rsidRPr="005A2EF4">
              <w:rPr>
                <w:rFonts w:cs="Calibri"/>
              </w:rPr>
              <w:t>MTech</w:t>
            </w:r>
            <w:proofErr w:type="spellEnd"/>
            <w:r w:rsidRPr="005A2EF4">
              <w:rPr>
                <w:rFonts w:cs="Calibri"/>
              </w:rPr>
              <w:t xml:space="preserve"> (ISS)</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proofErr w:type="spellStart"/>
            <w:r w:rsidRPr="005A2EF4">
              <w:rPr>
                <w:rFonts w:cs="Calibri"/>
              </w:rPr>
              <w:t>Koh</w:t>
            </w:r>
            <w:proofErr w:type="spellEnd"/>
            <w:r w:rsidRPr="005A2EF4">
              <w:rPr>
                <w:rFonts w:cs="Calibri"/>
              </w:rPr>
              <w:t xml:space="preserve"> Ming Jin</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proofErr w:type="spellStart"/>
            <w:r w:rsidRPr="005A2EF4">
              <w:rPr>
                <w:rFonts w:cs="Calibri"/>
              </w:rPr>
              <w:t>MTech</w:t>
            </w:r>
            <w:proofErr w:type="spellEnd"/>
            <w:r w:rsidRPr="005A2EF4">
              <w:rPr>
                <w:rFonts w:cs="Calibri"/>
              </w:rPr>
              <w:t xml:space="preserve"> (ISS)</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proofErr w:type="spellStart"/>
            <w:r w:rsidRPr="005A2EF4">
              <w:rPr>
                <w:rFonts w:cs="Calibri"/>
              </w:rPr>
              <w:t>MTech</w:t>
            </w:r>
            <w:proofErr w:type="spellEnd"/>
            <w:r w:rsidRPr="005A2EF4">
              <w:rPr>
                <w:rFonts w:cs="Calibri"/>
              </w:rPr>
              <w:t xml:space="preserve"> (ISS)</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proofErr w:type="spellStart"/>
            <w:r w:rsidRPr="005A2EF4">
              <w:rPr>
                <w:rFonts w:cs="Calibri"/>
              </w:rPr>
              <w:t>Phyo</w:t>
            </w:r>
            <w:proofErr w:type="spellEnd"/>
            <w:r w:rsidRPr="005A2EF4">
              <w:rPr>
                <w:rFonts w:cs="Calibri"/>
              </w:rPr>
              <w:t xml:space="preserve"> </w:t>
            </w:r>
            <w:proofErr w:type="spellStart"/>
            <w:r w:rsidRPr="005A2EF4">
              <w:rPr>
                <w:rFonts w:cs="Calibri"/>
              </w:rPr>
              <w:t>Phyo</w:t>
            </w:r>
            <w:proofErr w:type="spellEnd"/>
            <w:r w:rsidRPr="005A2EF4">
              <w:rPr>
                <w:rFonts w:cs="Calibri"/>
              </w:rPr>
              <w:t xml:space="preserve"> </w:t>
            </w:r>
            <w:proofErr w:type="spellStart"/>
            <w:r w:rsidRPr="005A2EF4">
              <w:rPr>
                <w:rFonts w:cs="Calibri"/>
              </w:rPr>
              <w:t>Lwin</w:t>
            </w:r>
            <w:proofErr w:type="spellEnd"/>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proofErr w:type="spellStart"/>
            <w:r w:rsidRPr="005A2EF4">
              <w:rPr>
                <w:rFonts w:cs="Calibri"/>
              </w:rPr>
              <w:t>MTech</w:t>
            </w:r>
            <w:proofErr w:type="spellEnd"/>
            <w:r w:rsidRPr="005A2EF4">
              <w:rPr>
                <w:rFonts w:cs="Calibri"/>
              </w:rPr>
              <w:t xml:space="preserve"> (ISS)</w:t>
            </w:r>
          </w:p>
        </w:tc>
      </w:tr>
    </w:tbl>
    <w:p w:rsidR="007439FF" w:rsidRPr="005E15D0" w:rsidRDefault="007439FF" w:rsidP="005E15D0">
      <w:pPr>
        <w:spacing w:line="240" w:lineRule="auto"/>
        <w:rPr>
          <w:rFonts w:cs="Calibri"/>
        </w:rPr>
      </w:pPr>
    </w:p>
    <w:p w:rsidR="007439FF" w:rsidRDefault="007439FF">
      <w:r>
        <w:br w:type="page"/>
      </w:r>
    </w:p>
    <w:p w:rsidR="007439FF" w:rsidRDefault="007439FF">
      <w:pPr>
        <w:pStyle w:val="TOCHeading"/>
      </w:pPr>
      <w:r>
        <w:t>Table of Contents</w:t>
      </w:r>
    </w:p>
    <w:p w:rsidR="007439FF" w:rsidRDefault="007439FF">
      <w:pPr>
        <w:pStyle w:val="TOC1"/>
        <w:tabs>
          <w:tab w:val="left" w:pos="709"/>
          <w:tab w:val="right" w:leader="dot" w:pos="9016"/>
        </w:tabs>
        <w:rPr>
          <w:rFonts w:ascii="Times New Roman" w:eastAsia="PMingLiU" w:hAnsi="Times New Roman"/>
          <w:noProof/>
          <w:sz w:val="24"/>
          <w:szCs w:val="24"/>
          <w:lang w:eastAsia="zh-TW"/>
        </w:rPr>
      </w:pPr>
      <w:r>
        <w:fldChar w:fldCharType="begin"/>
      </w:r>
      <w:r>
        <w:instrText xml:space="preserve"> TOC \o "1-3" \h \z \u </w:instrText>
      </w:r>
      <w:r>
        <w:fldChar w:fldCharType="separate"/>
      </w:r>
      <w:hyperlink w:anchor="_Toc288385568" w:history="1">
        <w:r w:rsidRPr="000B2DA7">
          <w:rPr>
            <w:rStyle w:val="Hyperlink"/>
            <w:noProof/>
          </w:rPr>
          <w:t>1.0</w:t>
        </w:r>
        <w:r>
          <w:rPr>
            <w:rFonts w:ascii="Times New Roman" w:eastAsia="PMingLiU" w:hAnsi="Times New Roman"/>
            <w:noProof/>
            <w:sz w:val="24"/>
            <w:szCs w:val="24"/>
            <w:lang w:eastAsia="zh-TW"/>
          </w:rPr>
          <w:tab/>
        </w:r>
        <w:r w:rsidRPr="000B2DA7">
          <w:rPr>
            <w:rStyle w:val="Hyperlink"/>
            <w:noProof/>
          </w:rPr>
          <w:t>INTRODUCTION</w:t>
        </w:r>
        <w:r>
          <w:rPr>
            <w:noProof/>
            <w:webHidden/>
          </w:rPr>
          <w:tab/>
        </w:r>
        <w:r>
          <w:rPr>
            <w:noProof/>
            <w:webHidden/>
          </w:rPr>
          <w:fldChar w:fldCharType="begin"/>
        </w:r>
        <w:r>
          <w:rPr>
            <w:noProof/>
            <w:webHidden/>
          </w:rPr>
          <w:instrText xml:space="preserve"> PAGEREF _Toc288385568 \h </w:instrText>
        </w:r>
        <w:r>
          <w:rPr>
            <w:noProof/>
            <w:webHidden/>
          </w:rPr>
        </w:r>
        <w:r>
          <w:rPr>
            <w:noProof/>
            <w:webHidden/>
          </w:rPr>
          <w:fldChar w:fldCharType="separate"/>
        </w:r>
        <w:r>
          <w:rPr>
            <w:noProof/>
            <w:webHidden/>
          </w:rPr>
          <w:t>1</w:t>
        </w:r>
        <w:r>
          <w:rPr>
            <w:noProof/>
            <w:webHidden/>
          </w:rPr>
          <w:fldChar w:fldCharType="end"/>
        </w:r>
      </w:hyperlink>
    </w:p>
    <w:p w:rsidR="007439FF" w:rsidRDefault="00E03000">
      <w:pPr>
        <w:pStyle w:val="TOC2"/>
        <w:rPr>
          <w:rFonts w:ascii="Times New Roman" w:eastAsia="PMingLiU" w:hAnsi="Times New Roman"/>
          <w:noProof/>
          <w:sz w:val="24"/>
          <w:szCs w:val="24"/>
          <w:lang w:eastAsia="zh-TW"/>
        </w:rPr>
      </w:pPr>
      <w:hyperlink w:anchor="_Toc288385569" w:history="1">
        <w:r w:rsidR="007439FF" w:rsidRPr="000B2DA7">
          <w:rPr>
            <w:rStyle w:val="Hyperlink"/>
            <w:noProof/>
          </w:rPr>
          <w:t>1.1</w:t>
        </w:r>
        <w:r w:rsidR="007439FF">
          <w:rPr>
            <w:rFonts w:ascii="Times New Roman" w:eastAsia="PMingLiU" w:hAnsi="Times New Roman"/>
            <w:noProof/>
            <w:sz w:val="24"/>
            <w:szCs w:val="24"/>
            <w:lang w:eastAsia="zh-TW"/>
          </w:rPr>
          <w:tab/>
        </w:r>
        <w:r w:rsidR="007439FF" w:rsidRPr="000B2DA7">
          <w:rPr>
            <w:rStyle w:val="Hyperlink"/>
            <w:noProof/>
          </w:rPr>
          <w:t>Purpose</w:t>
        </w:r>
        <w:r w:rsidR="007439FF">
          <w:rPr>
            <w:noProof/>
            <w:webHidden/>
          </w:rPr>
          <w:tab/>
        </w:r>
        <w:r w:rsidR="007439FF">
          <w:rPr>
            <w:noProof/>
            <w:webHidden/>
          </w:rPr>
          <w:fldChar w:fldCharType="begin"/>
        </w:r>
        <w:r w:rsidR="007439FF">
          <w:rPr>
            <w:noProof/>
            <w:webHidden/>
          </w:rPr>
          <w:instrText xml:space="preserve"> PAGEREF _Toc288385569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E03000">
      <w:pPr>
        <w:pStyle w:val="TOC2"/>
        <w:rPr>
          <w:rFonts w:ascii="Times New Roman" w:eastAsia="PMingLiU" w:hAnsi="Times New Roman"/>
          <w:noProof/>
          <w:sz w:val="24"/>
          <w:szCs w:val="24"/>
          <w:lang w:eastAsia="zh-TW"/>
        </w:rPr>
      </w:pPr>
      <w:hyperlink w:anchor="_Toc288385570" w:history="1">
        <w:r w:rsidR="007439FF" w:rsidRPr="000B2DA7">
          <w:rPr>
            <w:rStyle w:val="Hyperlink"/>
            <w:noProof/>
          </w:rPr>
          <w:t>1.2</w:t>
        </w:r>
        <w:r w:rsidR="007439FF">
          <w:rPr>
            <w:rFonts w:ascii="Times New Roman" w:eastAsia="PMingLiU" w:hAnsi="Times New Roman"/>
            <w:noProof/>
            <w:sz w:val="24"/>
            <w:szCs w:val="24"/>
            <w:lang w:eastAsia="zh-TW"/>
          </w:rPr>
          <w:tab/>
        </w:r>
        <w:r w:rsidR="007439FF" w:rsidRPr="000B2DA7">
          <w:rPr>
            <w:rStyle w:val="Hyperlink"/>
            <w:noProof/>
          </w:rPr>
          <w:t>Audience</w:t>
        </w:r>
        <w:r w:rsidR="007439FF">
          <w:rPr>
            <w:noProof/>
            <w:webHidden/>
          </w:rPr>
          <w:tab/>
        </w:r>
        <w:r w:rsidR="007439FF">
          <w:rPr>
            <w:noProof/>
            <w:webHidden/>
          </w:rPr>
          <w:fldChar w:fldCharType="begin"/>
        </w:r>
        <w:r w:rsidR="007439FF">
          <w:rPr>
            <w:noProof/>
            <w:webHidden/>
          </w:rPr>
          <w:instrText xml:space="preserve"> PAGEREF _Toc288385570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E03000">
      <w:pPr>
        <w:pStyle w:val="TOC2"/>
        <w:rPr>
          <w:rFonts w:ascii="Times New Roman" w:eastAsia="PMingLiU" w:hAnsi="Times New Roman"/>
          <w:noProof/>
          <w:sz w:val="24"/>
          <w:szCs w:val="24"/>
          <w:lang w:eastAsia="zh-TW"/>
        </w:rPr>
      </w:pPr>
      <w:hyperlink w:anchor="_Toc288385571" w:history="1">
        <w:r w:rsidR="007439FF" w:rsidRPr="000B2DA7">
          <w:rPr>
            <w:rStyle w:val="Hyperlink"/>
            <w:noProof/>
          </w:rPr>
          <w:t>1.3</w:t>
        </w:r>
        <w:r w:rsidR="007439FF">
          <w:rPr>
            <w:rFonts w:ascii="Times New Roman" w:eastAsia="PMingLiU" w:hAnsi="Times New Roman"/>
            <w:noProof/>
            <w:sz w:val="24"/>
            <w:szCs w:val="24"/>
            <w:lang w:eastAsia="zh-TW"/>
          </w:rPr>
          <w:tab/>
        </w:r>
        <w:r w:rsidR="007439FF" w:rsidRPr="000B2DA7">
          <w:rPr>
            <w:rStyle w:val="Hyperlink"/>
            <w:noProof/>
          </w:rPr>
          <w:t>Organization</w:t>
        </w:r>
        <w:r w:rsidR="007439FF">
          <w:rPr>
            <w:noProof/>
            <w:webHidden/>
          </w:rPr>
          <w:tab/>
        </w:r>
        <w:r w:rsidR="007439FF">
          <w:rPr>
            <w:noProof/>
            <w:webHidden/>
          </w:rPr>
          <w:fldChar w:fldCharType="begin"/>
        </w:r>
        <w:r w:rsidR="007439FF">
          <w:rPr>
            <w:noProof/>
            <w:webHidden/>
          </w:rPr>
          <w:instrText xml:space="preserve"> PAGEREF _Toc288385571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E03000">
      <w:pPr>
        <w:pStyle w:val="TOC2"/>
        <w:rPr>
          <w:rFonts w:ascii="Times New Roman" w:eastAsia="PMingLiU" w:hAnsi="Times New Roman"/>
          <w:noProof/>
          <w:sz w:val="24"/>
          <w:szCs w:val="24"/>
          <w:lang w:eastAsia="zh-TW"/>
        </w:rPr>
      </w:pPr>
      <w:hyperlink w:anchor="_Toc288385572" w:history="1">
        <w:r w:rsidR="007439FF" w:rsidRPr="000B2DA7">
          <w:rPr>
            <w:rStyle w:val="Hyperlink"/>
            <w:noProof/>
          </w:rPr>
          <w:t>1.4</w:t>
        </w:r>
        <w:r w:rsidR="007439FF">
          <w:rPr>
            <w:rFonts w:ascii="Times New Roman" w:eastAsia="PMingLiU" w:hAnsi="Times New Roman"/>
            <w:noProof/>
            <w:sz w:val="24"/>
            <w:szCs w:val="24"/>
            <w:lang w:eastAsia="zh-TW"/>
          </w:rPr>
          <w:tab/>
        </w:r>
        <w:r w:rsidR="007439FF" w:rsidRPr="000B2DA7">
          <w:rPr>
            <w:rStyle w:val="Hyperlink"/>
            <w:noProof/>
          </w:rPr>
          <w:t>References</w:t>
        </w:r>
        <w:r w:rsidR="007439FF">
          <w:rPr>
            <w:noProof/>
            <w:webHidden/>
          </w:rPr>
          <w:tab/>
        </w:r>
        <w:r w:rsidR="007439FF">
          <w:rPr>
            <w:noProof/>
            <w:webHidden/>
          </w:rPr>
          <w:fldChar w:fldCharType="begin"/>
        </w:r>
        <w:r w:rsidR="007439FF">
          <w:rPr>
            <w:noProof/>
            <w:webHidden/>
          </w:rPr>
          <w:instrText xml:space="preserve"> PAGEREF _Toc288385572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E03000">
      <w:pPr>
        <w:pStyle w:val="TOC1"/>
        <w:tabs>
          <w:tab w:val="left" w:pos="709"/>
          <w:tab w:val="right" w:leader="dot" w:pos="9016"/>
        </w:tabs>
        <w:rPr>
          <w:rFonts w:ascii="Times New Roman" w:eastAsia="PMingLiU" w:hAnsi="Times New Roman"/>
          <w:noProof/>
          <w:sz w:val="24"/>
          <w:szCs w:val="24"/>
          <w:lang w:eastAsia="zh-TW"/>
        </w:rPr>
      </w:pPr>
      <w:hyperlink w:anchor="_Toc288385573" w:history="1">
        <w:r w:rsidR="007439FF" w:rsidRPr="000B2DA7">
          <w:rPr>
            <w:rStyle w:val="Hyperlink"/>
            <w:noProof/>
          </w:rPr>
          <w:t>2.0</w:t>
        </w:r>
        <w:r w:rsidR="007439FF">
          <w:rPr>
            <w:rFonts w:ascii="Times New Roman" w:eastAsia="PMingLiU" w:hAnsi="Times New Roman"/>
            <w:noProof/>
            <w:sz w:val="24"/>
            <w:szCs w:val="24"/>
            <w:lang w:eastAsia="zh-TW"/>
          </w:rPr>
          <w:tab/>
        </w:r>
        <w:r w:rsidR="007439FF" w:rsidRPr="000B2DA7">
          <w:rPr>
            <w:rStyle w:val="Hyperlink"/>
            <w:noProof/>
          </w:rPr>
          <w:t>PROJECT ORGANIZATION</w:t>
        </w:r>
        <w:r w:rsidR="007439FF">
          <w:rPr>
            <w:noProof/>
            <w:webHidden/>
          </w:rPr>
          <w:tab/>
        </w:r>
        <w:r w:rsidR="007439FF">
          <w:rPr>
            <w:noProof/>
            <w:webHidden/>
          </w:rPr>
          <w:fldChar w:fldCharType="begin"/>
        </w:r>
        <w:r w:rsidR="007439FF">
          <w:rPr>
            <w:noProof/>
            <w:webHidden/>
          </w:rPr>
          <w:instrText xml:space="preserve"> PAGEREF _Toc288385573 \h </w:instrText>
        </w:r>
        <w:r w:rsidR="007439FF">
          <w:rPr>
            <w:noProof/>
            <w:webHidden/>
          </w:rPr>
        </w:r>
        <w:r w:rsidR="007439FF">
          <w:rPr>
            <w:noProof/>
            <w:webHidden/>
          </w:rPr>
          <w:fldChar w:fldCharType="separate"/>
        </w:r>
        <w:r w:rsidR="007439FF">
          <w:rPr>
            <w:noProof/>
            <w:webHidden/>
          </w:rPr>
          <w:t>2</w:t>
        </w:r>
        <w:r w:rsidR="007439FF">
          <w:rPr>
            <w:noProof/>
            <w:webHidden/>
          </w:rPr>
          <w:fldChar w:fldCharType="end"/>
        </w:r>
      </w:hyperlink>
    </w:p>
    <w:p w:rsidR="007439FF" w:rsidRDefault="00E03000">
      <w:pPr>
        <w:pStyle w:val="TOC1"/>
        <w:tabs>
          <w:tab w:val="left" w:pos="709"/>
          <w:tab w:val="right" w:leader="dot" w:pos="9016"/>
        </w:tabs>
        <w:rPr>
          <w:rFonts w:ascii="Times New Roman" w:eastAsia="PMingLiU" w:hAnsi="Times New Roman"/>
          <w:noProof/>
          <w:sz w:val="24"/>
          <w:szCs w:val="24"/>
          <w:lang w:eastAsia="zh-TW"/>
        </w:rPr>
      </w:pPr>
      <w:hyperlink w:anchor="_Toc288385574" w:history="1">
        <w:r w:rsidR="007439FF" w:rsidRPr="000B2DA7">
          <w:rPr>
            <w:rStyle w:val="Hyperlink"/>
            <w:noProof/>
          </w:rPr>
          <w:t>3.0</w:t>
        </w:r>
        <w:r w:rsidR="007439FF">
          <w:rPr>
            <w:rFonts w:ascii="Times New Roman" w:eastAsia="PMingLiU" w:hAnsi="Times New Roman"/>
            <w:noProof/>
            <w:sz w:val="24"/>
            <w:szCs w:val="24"/>
            <w:lang w:eastAsia="zh-TW"/>
          </w:rPr>
          <w:tab/>
        </w:r>
        <w:r w:rsidR="007439FF" w:rsidRPr="000B2DA7">
          <w:rPr>
            <w:rStyle w:val="Hyperlink"/>
            <w:noProof/>
          </w:rPr>
          <w:t>LIAISON WITH CLIENT</w:t>
        </w:r>
        <w:r w:rsidR="007439FF">
          <w:rPr>
            <w:noProof/>
            <w:webHidden/>
          </w:rPr>
          <w:tab/>
        </w:r>
        <w:r w:rsidR="007439FF">
          <w:rPr>
            <w:noProof/>
            <w:webHidden/>
          </w:rPr>
          <w:fldChar w:fldCharType="begin"/>
        </w:r>
        <w:r w:rsidR="007439FF">
          <w:rPr>
            <w:noProof/>
            <w:webHidden/>
          </w:rPr>
          <w:instrText xml:space="preserve"> PAGEREF _Toc288385574 \h </w:instrText>
        </w:r>
        <w:r w:rsidR="007439FF">
          <w:rPr>
            <w:noProof/>
            <w:webHidden/>
          </w:rPr>
        </w:r>
        <w:r w:rsidR="007439FF">
          <w:rPr>
            <w:noProof/>
            <w:webHidden/>
          </w:rPr>
          <w:fldChar w:fldCharType="separate"/>
        </w:r>
        <w:r w:rsidR="007439FF">
          <w:rPr>
            <w:noProof/>
            <w:webHidden/>
          </w:rPr>
          <w:t>3</w:t>
        </w:r>
        <w:r w:rsidR="007439FF">
          <w:rPr>
            <w:noProof/>
            <w:webHidden/>
          </w:rPr>
          <w:fldChar w:fldCharType="end"/>
        </w:r>
      </w:hyperlink>
    </w:p>
    <w:p w:rsidR="007439FF" w:rsidRDefault="00E03000">
      <w:pPr>
        <w:pStyle w:val="TOC1"/>
        <w:tabs>
          <w:tab w:val="left" w:pos="709"/>
          <w:tab w:val="right" w:leader="dot" w:pos="9016"/>
        </w:tabs>
        <w:rPr>
          <w:rFonts w:ascii="Times New Roman" w:eastAsia="PMingLiU" w:hAnsi="Times New Roman"/>
          <w:noProof/>
          <w:sz w:val="24"/>
          <w:szCs w:val="24"/>
          <w:lang w:eastAsia="zh-TW"/>
        </w:rPr>
      </w:pPr>
      <w:hyperlink w:anchor="_Toc288385575" w:history="1">
        <w:r w:rsidR="007439FF" w:rsidRPr="000B2DA7">
          <w:rPr>
            <w:rStyle w:val="Hyperlink"/>
            <w:noProof/>
          </w:rPr>
          <w:t>4.0</w:t>
        </w:r>
        <w:r w:rsidR="007439FF">
          <w:rPr>
            <w:rFonts w:ascii="Times New Roman" w:eastAsia="PMingLiU" w:hAnsi="Times New Roman"/>
            <w:noProof/>
            <w:sz w:val="24"/>
            <w:szCs w:val="24"/>
            <w:lang w:eastAsia="zh-TW"/>
          </w:rPr>
          <w:tab/>
        </w:r>
        <w:r w:rsidR="007439FF" w:rsidRPr="000B2DA7">
          <w:rPr>
            <w:rStyle w:val="Hyperlink"/>
            <w:noProof/>
          </w:rPr>
          <w:t>DOCUMENTATION ORGANIZATION</w:t>
        </w:r>
        <w:r w:rsidR="007439FF">
          <w:rPr>
            <w:noProof/>
            <w:webHidden/>
          </w:rPr>
          <w:tab/>
        </w:r>
        <w:r w:rsidR="007439FF">
          <w:rPr>
            <w:noProof/>
            <w:webHidden/>
          </w:rPr>
          <w:fldChar w:fldCharType="begin"/>
        </w:r>
        <w:r w:rsidR="007439FF">
          <w:rPr>
            <w:noProof/>
            <w:webHidden/>
          </w:rPr>
          <w:instrText xml:space="preserve"> PAGEREF _Toc288385575 \h </w:instrText>
        </w:r>
        <w:r w:rsidR="007439FF">
          <w:rPr>
            <w:noProof/>
            <w:webHidden/>
          </w:rPr>
        </w:r>
        <w:r w:rsidR="007439FF">
          <w:rPr>
            <w:noProof/>
            <w:webHidden/>
          </w:rPr>
          <w:fldChar w:fldCharType="separate"/>
        </w:r>
        <w:r w:rsidR="007439FF">
          <w:rPr>
            <w:noProof/>
            <w:webHidden/>
          </w:rPr>
          <w:t>4</w:t>
        </w:r>
        <w:r w:rsidR="007439FF">
          <w:rPr>
            <w:noProof/>
            <w:webHidden/>
          </w:rPr>
          <w:fldChar w:fldCharType="end"/>
        </w:r>
      </w:hyperlink>
    </w:p>
    <w:p w:rsidR="007439FF" w:rsidRDefault="00E03000">
      <w:pPr>
        <w:pStyle w:val="TOC2"/>
        <w:rPr>
          <w:rFonts w:ascii="Times New Roman" w:eastAsia="PMingLiU" w:hAnsi="Times New Roman"/>
          <w:noProof/>
          <w:sz w:val="24"/>
          <w:szCs w:val="24"/>
          <w:lang w:eastAsia="zh-TW"/>
        </w:rPr>
      </w:pPr>
      <w:hyperlink w:anchor="_Toc288385576" w:history="1">
        <w:r w:rsidR="007439FF" w:rsidRPr="000B2DA7">
          <w:rPr>
            <w:rStyle w:val="Hyperlink"/>
            <w:noProof/>
          </w:rPr>
          <w:t>4.1</w:t>
        </w:r>
        <w:r w:rsidR="007439FF">
          <w:rPr>
            <w:rFonts w:ascii="Times New Roman" w:eastAsia="PMingLiU" w:hAnsi="Times New Roman"/>
            <w:noProof/>
            <w:sz w:val="24"/>
            <w:szCs w:val="24"/>
            <w:lang w:eastAsia="zh-TW"/>
          </w:rPr>
          <w:tab/>
        </w:r>
        <w:r w:rsidR="007439FF" w:rsidRPr="000B2DA7">
          <w:rPr>
            <w:rStyle w:val="Hyperlink"/>
            <w:noProof/>
          </w:rPr>
          <w:t>Management Files</w:t>
        </w:r>
        <w:r w:rsidR="007439FF">
          <w:rPr>
            <w:noProof/>
            <w:webHidden/>
          </w:rPr>
          <w:tab/>
        </w:r>
        <w:r w:rsidR="007439FF">
          <w:rPr>
            <w:noProof/>
            <w:webHidden/>
          </w:rPr>
          <w:fldChar w:fldCharType="begin"/>
        </w:r>
        <w:r w:rsidR="007439FF">
          <w:rPr>
            <w:noProof/>
            <w:webHidden/>
          </w:rPr>
          <w:instrText xml:space="preserve"> PAGEREF _Toc288385576 \h </w:instrText>
        </w:r>
        <w:r w:rsidR="007439FF">
          <w:rPr>
            <w:noProof/>
            <w:webHidden/>
          </w:rPr>
        </w:r>
        <w:r w:rsidR="007439FF">
          <w:rPr>
            <w:noProof/>
            <w:webHidden/>
          </w:rPr>
          <w:fldChar w:fldCharType="separate"/>
        </w:r>
        <w:r w:rsidR="007439FF">
          <w:rPr>
            <w:noProof/>
            <w:webHidden/>
          </w:rPr>
          <w:t>4</w:t>
        </w:r>
        <w:r w:rsidR="007439FF">
          <w:rPr>
            <w:noProof/>
            <w:webHidden/>
          </w:rPr>
          <w:fldChar w:fldCharType="end"/>
        </w:r>
      </w:hyperlink>
    </w:p>
    <w:p w:rsidR="007439FF" w:rsidRDefault="00E03000">
      <w:pPr>
        <w:pStyle w:val="TOC2"/>
        <w:rPr>
          <w:rFonts w:ascii="Times New Roman" w:eastAsia="PMingLiU" w:hAnsi="Times New Roman"/>
          <w:noProof/>
          <w:sz w:val="24"/>
          <w:szCs w:val="24"/>
          <w:lang w:eastAsia="zh-TW"/>
        </w:rPr>
      </w:pPr>
      <w:hyperlink w:anchor="_Toc288385577" w:history="1">
        <w:r w:rsidR="007439FF" w:rsidRPr="000B2DA7">
          <w:rPr>
            <w:rStyle w:val="Hyperlink"/>
            <w:noProof/>
          </w:rPr>
          <w:t>4.2</w:t>
        </w:r>
        <w:r w:rsidR="007439FF">
          <w:rPr>
            <w:rFonts w:ascii="Times New Roman" w:eastAsia="PMingLiU" w:hAnsi="Times New Roman"/>
            <w:noProof/>
            <w:sz w:val="24"/>
            <w:szCs w:val="24"/>
            <w:lang w:eastAsia="zh-TW"/>
          </w:rPr>
          <w:tab/>
        </w:r>
        <w:r w:rsidR="007439FF" w:rsidRPr="000B2DA7">
          <w:rPr>
            <w:rStyle w:val="Hyperlink"/>
            <w:noProof/>
          </w:rPr>
          <w:t>Technical Files</w:t>
        </w:r>
        <w:r w:rsidR="007439FF">
          <w:rPr>
            <w:noProof/>
            <w:webHidden/>
          </w:rPr>
          <w:tab/>
        </w:r>
        <w:r w:rsidR="007439FF">
          <w:rPr>
            <w:noProof/>
            <w:webHidden/>
          </w:rPr>
          <w:fldChar w:fldCharType="begin"/>
        </w:r>
        <w:r w:rsidR="007439FF">
          <w:rPr>
            <w:noProof/>
            <w:webHidden/>
          </w:rPr>
          <w:instrText xml:space="preserve"> PAGEREF _Toc288385577 \h </w:instrText>
        </w:r>
        <w:r w:rsidR="007439FF">
          <w:rPr>
            <w:noProof/>
            <w:webHidden/>
          </w:rPr>
        </w:r>
        <w:r w:rsidR="007439FF">
          <w:rPr>
            <w:noProof/>
            <w:webHidden/>
          </w:rPr>
          <w:fldChar w:fldCharType="separate"/>
        </w:r>
        <w:r w:rsidR="007439FF">
          <w:rPr>
            <w:noProof/>
            <w:webHidden/>
          </w:rPr>
          <w:t>5</w:t>
        </w:r>
        <w:r w:rsidR="007439FF">
          <w:rPr>
            <w:noProof/>
            <w:webHidden/>
          </w:rPr>
          <w:fldChar w:fldCharType="end"/>
        </w:r>
      </w:hyperlink>
    </w:p>
    <w:p w:rsidR="007439FF" w:rsidRDefault="00E03000">
      <w:pPr>
        <w:pStyle w:val="TOC2"/>
        <w:rPr>
          <w:rFonts w:ascii="Times New Roman" w:eastAsia="PMingLiU" w:hAnsi="Times New Roman"/>
          <w:noProof/>
          <w:sz w:val="24"/>
          <w:szCs w:val="24"/>
          <w:lang w:eastAsia="zh-TW"/>
        </w:rPr>
      </w:pPr>
      <w:hyperlink w:anchor="_Toc288385578" w:history="1">
        <w:r w:rsidR="007439FF" w:rsidRPr="000B2DA7">
          <w:rPr>
            <w:rStyle w:val="Hyperlink"/>
            <w:noProof/>
          </w:rPr>
          <w:t>4.3</w:t>
        </w:r>
        <w:r w:rsidR="007439FF">
          <w:rPr>
            <w:rFonts w:ascii="Times New Roman" w:eastAsia="PMingLiU" w:hAnsi="Times New Roman"/>
            <w:noProof/>
            <w:sz w:val="24"/>
            <w:szCs w:val="24"/>
            <w:lang w:eastAsia="zh-TW"/>
          </w:rPr>
          <w:tab/>
        </w:r>
        <w:r w:rsidR="007439FF" w:rsidRPr="000B2DA7">
          <w:rPr>
            <w:rStyle w:val="Hyperlink"/>
            <w:noProof/>
          </w:rPr>
          <w:t>Software Files</w:t>
        </w:r>
        <w:r w:rsidR="007439FF">
          <w:rPr>
            <w:noProof/>
            <w:webHidden/>
          </w:rPr>
          <w:tab/>
        </w:r>
        <w:r w:rsidR="007439FF">
          <w:rPr>
            <w:noProof/>
            <w:webHidden/>
          </w:rPr>
          <w:fldChar w:fldCharType="begin"/>
        </w:r>
        <w:r w:rsidR="007439FF">
          <w:rPr>
            <w:noProof/>
            <w:webHidden/>
          </w:rPr>
          <w:instrText xml:space="preserve"> PAGEREF _Toc288385578 \h </w:instrText>
        </w:r>
        <w:r w:rsidR="007439FF">
          <w:rPr>
            <w:noProof/>
            <w:webHidden/>
          </w:rPr>
        </w:r>
        <w:r w:rsidR="007439FF">
          <w:rPr>
            <w:noProof/>
            <w:webHidden/>
          </w:rPr>
          <w:fldChar w:fldCharType="separate"/>
        </w:r>
        <w:r w:rsidR="007439FF">
          <w:rPr>
            <w:noProof/>
            <w:webHidden/>
          </w:rPr>
          <w:t>5</w:t>
        </w:r>
        <w:r w:rsidR="007439FF">
          <w:rPr>
            <w:noProof/>
            <w:webHidden/>
          </w:rPr>
          <w:fldChar w:fldCharType="end"/>
        </w:r>
      </w:hyperlink>
    </w:p>
    <w:p w:rsidR="007439FF" w:rsidRDefault="00E03000">
      <w:pPr>
        <w:pStyle w:val="TOC1"/>
        <w:tabs>
          <w:tab w:val="left" w:pos="709"/>
          <w:tab w:val="right" w:leader="dot" w:pos="9016"/>
        </w:tabs>
        <w:rPr>
          <w:rFonts w:ascii="Times New Roman" w:eastAsia="PMingLiU" w:hAnsi="Times New Roman"/>
          <w:noProof/>
          <w:sz w:val="24"/>
          <w:szCs w:val="24"/>
          <w:lang w:eastAsia="zh-TW"/>
        </w:rPr>
      </w:pPr>
      <w:hyperlink w:anchor="_Toc288385579" w:history="1">
        <w:r w:rsidR="007439FF" w:rsidRPr="000B2DA7">
          <w:rPr>
            <w:rStyle w:val="Hyperlink"/>
            <w:noProof/>
          </w:rPr>
          <w:t>5.0</w:t>
        </w:r>
        <w:r w:rsidR="007439FF">
          <w:rPr>
            <w:rFonts w:ascii="Times New Roman" w:eastAsia="PMingLiU" w:hAnsi="Times New Roman"/>
            <w:noProof/>
            <w:sz w:val="24"/>
            <w:szCs w:val="24"/>
            <w:lang w:eastAsia="zh-TW"/>
          </w:rPr>
          <w:tab/>
        </w:r>
        <w:r w:rsidR="007439FF" w:rsidRPr="000B2DA7">
          <w:rPr>
            <w:rStyle w:val="Hyperlink"/>
            <w:noProof/>
          </w:rPr>
          <w:t>WORK PLAN AND DELIVERABLES</w:t>
        </w:r>
        <w:r w:rsidR="007439FF">
          <w:rPr>
            <w:noProof/>
            <w:webHidden/>
          </w:rPr>
          <w:tab/>
        </w:r>
        <w:r w:rsidR="007439FF">
          <w:rPr>
            <w:noProof/>
            <w:webHidden/>
          </w:rPr>
          <w:fldChar w:fldCharType="begin"/>
        </w:r>
        <w:r w:rsidR="007439FF">
          <w:rPr>
            <w:noProof/>
            <w:webHidden/>
          </w:rPr>
          <w:instrText xml:space="preserve"> PAGEREF _Toc288385579 \h </w:instrText>
        </w:r>
        <w:r w:rsidR="007439FF">
          <w:rPr>
            <w:noProof/>
            <w:webHidden/>
          </w:rPr>
        </w:r>
        <w:r w:rsidR="007439FF">
          <w:rPr>
            <w:noProof/>
            <w:webHidden/>
          </w:rPr>
          <w:fldChar w:fldCharType="separate"/>
        </w:r>
        <w:r w:rsidR="007439FF">
          <w:rPr>
            <w:noProof/>
            <w:webHidden/>
          </w:rPr>
          <w:t>6</w:t>
        </w:r>
        <w:r w:rsidR="007439FF">
          <w:rPr>
            <w:noProof/>
            <w:webHidden/>
          </w:rPr>
          <w:fldChar w:fldCharType="end"/>
        </w:r>
      </w:hyperlink>
    </w:p>
    <w:p w:rsidR="007439FF" w:rsidRDefault="00E03000">
      <w:pPr>
        <w:pStyle w:val="TOC2"/>
        <w:rPr>
          <w:rFonts w:ascii="Times New Roman" w:eastAsia="PMingLiU" w:hAnsi="Times New Roman"/>
          <w:noProof/>
          <w:sz w:val="24"/>
          <w:szCs w:val="24"/>
          <w:lang w:eastAsia="zh-TW"/>
        </w:rPr>
      </w:pPr>
      <w:hyperlink w:anchor="_Toc288385580" w:history="1">
        <w:r w:rsidR="007439FF" w:rsidRPr="000B2DA7">
          <w:rPr>
            <w:rStyle w:val="Hyperlink"/>
            <w:noProof/>
          </w:rPr>
          <w:t>5.1</w:t>
        </w:r>
        <w:r w:rsidR="007439FF">
          <w:rPr>
            <w:rFonts w:ascii="Times New Roman" w:eastAsia="PMingLiU" w:hAnsi="Times New Roman"/>
            <w:noProof/>
            <w:sz w:val="24"/>
            <w:szCs w:val="24"/>
            <w:lang w:eastAsia="zh-TW"/>
          </w:rPr>
          <w:tab/>
        </w:r>
        <w:r w:rsidR="007439FF" w:rsidRPr="000B2DA7">
          <w:rPr>
            <w:rStyle w:val="Hyperlink"/>
            <w:noProof/>
          </w:rPr>
          <w:t>Work Plan</w:t>
        </w:r>
        <w:r w:rsidR="007439FF">
          <w:rPr>
            <w:noProof/>
            <w:webHidden/>
          </w:rPr>
          <w:tab/>
        </w:r>
        <w:r w:rsidR="007439FF">
          <w:rPr>
            <w:noProof/>
            <w:webHidden/>
          </w:rPr>
          <w:fldChar w:fldCharType="begin"/>
        </w:r>
        <w:r w:rsidR="007439FF">
          <w:rPr>
            <w:noProof/>
            <w:webHidden/>
          </w:rPr>
          <w:instrText xml:space="preserve"> PAGEREF _Toc288385580 \h </w:instrText>
        </w:r>
        <w:r w:rsidR="007439FF">
          <w:rPr>
            <w:noProof/>
            <w:webHidden/>
          </w:rPr>
        </w:r>
        <w:r w:rsidR="007439FF">
          <w:rPr>
            <w:noProof/>
            <w:webHidden/>
          </w:rPr>
          <w:fldChar w:fldCharType="separate"/>
        </w:r>
        <w:r w:rsidR="007439FF">
          <w:rPr>
            <w:noProof/>
            <w:webHidden/>
          </w:rPr>
          <w:t>6</w:t>
        </w:r>
        <w:r w:rsidR="007439FF">
          <w:rPr>
            <w:noProof/>
            <w:webHidden/>
          </w:rPr>
          <w:fldChar w:fldCharType="end"/>
        </w:r>
      </w:hyperlink>
    </w:p>
    <w:p w:rsidR="007439FF" w:rsidRDefault="00E03000">
      <w:pPr>
        <w:pStyle w:val="TOC2"/>
        <w:rPr>
          <w:rFonts w:ascii="Times New Roman" w:eastAsia="PMingLiU" w:hAnsi="Times New Roman"/>
          <w:noProof/>
          <w:sz w:val="24"/>
          <w:szCs w:val="24"/>
          <w:lang w:eastAsia="zh-TW"/>
        </w:rPr>
      </w:pPr>
      <w:hyperlink w:anchor="_Toc288385581" w:history="1">
        <w:r w:rsidR="007439FF" w:rsidRPr="000B2DA7">
          <w:rPr>
            <w:rStyle w:val="Hyperlink"/>
            <w:noProof/>
          </w:rPr>
          <w:t>5.2</w:t>
        </w:r>
        <w:r w:rsidR="007439FF">
          <w:rPr>
            <w:rFonts w:ascii="Times New Roman" w:eastAsia="PMingLiU" w:hAnsi="Times New Roman"/>
            <w:noProof/>
            <w:sz w:val="24"/>
            <w:szCs w:val="24"/>
            <w:lang w:eastAsia="zh-TW"/>
          </w:rPr>
          <w:tab/>
        </w:r>
        <w:r w:rsidR="007439FF" w:rsidRPr="000B2DA7">
          <w:rPr>
            <w:rStyle w:val="Hyperlink"/>
            <w:noProof/>
          </w:rPr>
          <w:t>Deliverables</w:t>
        </w:r>
        <w:r w:rsidR="007439FF">
          <w:rPr>
            <w:noProof/>
            <w:webHidden/>
          </w:rPr>
          <w:tab/>
        </w:r>
        <w:r w:rsidR="007439FF">
          <w:rPr>
            <w:noProof/>
            <w:webHidden/>
          </w:rPr>
          <w:fldChar w:fldCharType="begin"/>
        </w:r>
        <w:r w:rsidR="007439FF">
          <w:rPr>
            <w:noProof/>
            <w:webHidden/>
          </w:rPr>
          <w:instrText xml:space="preserve"> PAGEREF _Toc288385581 \h </w:instrText>
        </w:r>
        <w:r w:rsidR="007439FF">
          <w:rPr>
            <w:noProof/>
            <w:webHidden/>
          </w:rPr>
        </w:r>
        <w:r w:rsidR="007439FF">
          <w:rPr>
            <w:noProof/>
            <w:webHidden/>
          </w:rPr>
          <w:fldChar w:fldCharType="separate"/>
        </w:r>
        <w:r w:rsidR="007439FF">
          <w:rPr>
            <w:noProof/>
            <w:webHidden/>
          </w:rPr>
          <w:t>6</w:t>
        </w:r>
        <w:r w:rsidR="007439FF">
          <w:rPr>
            <w:noProof/>
            <w:webHidden/>
          </w:rPr>
          <w:fldChar w:fldCharType="end"/>
        </w:r>
      </w:hyperlink>
    </w:p>
    <w:p w:rsidR="007439FF" w:rsidRDefault="00E03000">
      <w:pPr>
        <w:pStyle w:val="TOC1"/>
        <w:tabs>
          <w:tab w:val="left" w:pos="709"/>
          <w:tab w:val="right" w:leader="dot" w:pos="9016"/>
        </w:tabs>
        <w:rPr>
          <w:rFonts w:ascii="Times New Roman" w:eastAsia="PMingLiU" w:hAnsi="Times New Roman"/>
          <w:noProof/>
          <w:sz w:val="24"/>
          <w:szCs w:val="24"/>
          <w:lang w:eastAsia="zh-TW"/>
        </w:rPr>
      </w:pPr>
      <w:hyperlink w:anchor="_Toc288385582" w:history="1">
        <w:r w:rsidR="007439FF" w:rsidRPr="000B2DA7">
          <w:rPr>
            <w:rStyle w:val="Hyperlink"/>
            <w:noProof/>
          </w:rPr>
          <w:t>6.0</w:t>
        </w:r>
        <w:r w:rsidR="007439FF">
          <w:rPr>
            <w:rFonts w:ascii="Times New Roman" w:eastAsia="PMingLiU" w:hAnsi="Times New Roman"/>
            <w:noProof/>
            <w:sz w:val="24"/>
            <w:szCs w:val="24"/>
            <w:lang w:eastAsia="zh-TW"/>
          </w:rPr>
          <w:tab/>
        </w:r>
        <w:r w:rsidR="007439FF" w:rsidRPr="000B2DA7">
          <w:rPr>
            <w:rStyle w:val="Hyperlink"/>
            <w:noProof/>
          </w:rPr>
          <w:t>PLANNING AND PROGRESS CONTROL</w:t>
        </w:r>
        <w:r w:rsidR="007439FF">
          <w:rPr>
            <w:noProof/>
            <w:webHidden/>
          </w:rPr>
          <w:tab/>
        </w:r>
        <w:r w:rsidR="007439FF">
          <w:rPr>
            <w:noProof/>
            <w:webHidden/>
          </w:rPr>
          <w:fldChar w:fldCharType="begin"/>
        </w:r>
        <w:r w:rsidR="007439FF">
          <w:rPr>
            <w:noProof/>
            <w:webHidden/>
          </w:rPr>
          <w:instrText xml:space="preserve"> PAGEREF _Toc288385582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E03000">
      <w:pPr>
        <w:pStyle w:val="TOC2"/>
        <w:rPr>
          <w:rFonts w:ascii="Times New Roman" w:eastAsia="PMingLiU" w:hAnsi="Times New Roman"/>
          <w:noProof/>
          <w:sz w:val="24"/>
          <w:szCs w:val="24"/>
          <w:lang w:eastAsia="zh-TW"/>
        </w:rPr>
      </w:pPr>
      <w:hyperlink w:anchor="_Toc288385583" w:history="1">
        <w:r w:rsidR="007439FF" w:rsidRPr="000B2DA7">
          <w:rPr>
            <w:rStyle w:val="Hyperlink"/>
            <w:noProof/>
          </w:rPr>
          <w:t>6.1</w:t>
        </w:r>
        <w:r w:rsidR="007439FF">
          <w:rPr>
            <w:rFonts w:ascii="Times New Roman" w:eastAsia="PMingLiU" w:hAnsi="Times New Roman"/>
            <w:noProof/>
            <w:sz w:val="24"/>
            <w:szCs w:val="24"/>
            <w:lang w:eastAsia="zh-TW"/>
          </w:rPr>
          <w:tab/>
        </w:r>
        <w:r w:rsidR="007439FF" w:rsidRPr="000B2DA7">
          <w:rPr>
            <w:rStyle w:val="Hyperlink"/>
            <w:noProof/>
          </w:rPr>
          <w:t>Project Planning</w:t>
        </w:r>
        <w:r w:rsidR="007439FF">
          <w:rPr>
            <w:noProof/>
            <w:webHidden/>
          </w:rPr>
          <w:tab/>
        </w:r>
        <w:r w:rsidR="007439FF">
          <w:rPr>
            <w:noProof/>
            <w:webHidden/>
          </w:rPr>
          <w:fldChar w:fldCharType="begin"/>
        </w:r>
        <w:r w:rsidR="007439FF">
          <w:rPr>
            <w:noProof/>
            <w:webHidden/>
          </w:rPr>
          <w:instrText xml:space="preserve"> PAGEREF _Toc288385583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E03000">
      <w:pPr>
        <w:pStyle w:val="TOC2"/>
        <w:rPr>
          <w:rFonts w:ascii="Times New Roman" w:eastAsia="PMingLiU" w:hAnsi="Times New Roman"/>
          <w:noProof/>
          <w:sz w:val="24"/>
          <w:szCs w:val="24"/>
          <w:lang w:eastAsia="zh-TW"/>
        </w:rPr>
      </w:pPr>
      <w:hyperlink w:anchor="_Toc288385584" w:history="1">
        <w:r w:rsidR="007439FF" w:rsidRPr="000B2DA7">
          <w:rPr>
            <w:rStyle w:val="Hyperlink"/>
            <w:noProof/>
          </w:rPr>
          <w:t>6.2</w:t>
        </w:r>
        <w:r w:rsidR="007439FF">
          <w:rPr>
            <w:rFonts w:ascii="Times New Roman" w:eastAsia="PMingLiU" w:hAnsi="Times New Roman"/>
            <w:noProof/>
            <w:sz w:val="24"/>
            <w:szCs w:val="24"/>
            <w:lang w:eastAsia="zh-TW"/>
          </w:rPr>
          <w:tab/>
        </w:r>
        <w:r w:rsidR="007439FF" w:rsidRPr="000B2DA7">
          <w:rPr>
            <w:rStyle w:val="Hyperlink"/>
            <w:noProof/>
          </w:rPr>
          <w:t>Project Control</w:t>
        </w:r>
        <w:r w:rsidR="007439FF">
          <w:rPr>
            <w:noProof/>
            <w:webHidden/>
          </w:rPr>
          <w:tab/>
        </w:r>
        <w:r w:rsidR="007439FF">
          <w:rPr>
            <w:noProof/>
            <w:webHidden/>
          </w:rPr>
          <w:fldChar w:fldCharType="begin"/>
        </w:r>
        <w:r w:rsidR="007439FF">
          <w:rPr>
            <w:noProof/>
            <w:webHidden/>
          </w:rPr>
          <w:instrText xml:space="preserve"> PAGEREF _Toc288385584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E03000">
      <w:pPr>
        <w:pStyle w:val="TOC3"/>
        <w:rPr>
          <w:rFonts w:ascii="Times New Roman" w:eastAsia="PMingLiU" w:hAnsi="Times New Roman"/>
          <w:noProof/>
          <w:sz w:val="24"/>
          <w:szCs w:val="24"/>
          <w:lang w:eastAsia="zh-TW"/>
        </w:rPr>
      </w:pPr>
      <w:hyperlink w:anchor="_Toc288385585" w:history="1">
        <w:r w:rsidR="007439FF" w:rsidRPr="000B2DA7">
          <w:rPr>
            <w:rStyle w:val="Hyperlink"/>
            <w:noProof/>
            <w:lang w:val="en-US"/>
          </w:rPr>
          <w:t>6.2.1</w:t>
        </w:r>
        <w:r w:rsidR="007439FF">
          <w:rPr>
            <w:rFonts w:ascii="Times New Roman" w:eastAsia="PMingLiU" w:hAnsi="Times New Roman"/>
            <w:noProof/>
            <w:sz w:val="24"/>
            <w:szCs w:val="24"/>
            <w:lang w:eastAsia="zh-TW"/>
          </w:rPr>
          <w:tab/>
        </w:r>
        <w:r w:rsidR="007439FF" w:rsidRPr="000B2DA7">
          <w:rPr>
            <w:rStyle w:val="Hyperlink"/>
            <w:noProof/>
            <w:lang w:val="en-US"/>
          </w:rPr>
          <w:t>Staff Effort Reports</w:t>
        </w:r>
        <w:r w:rsidR="007439FF">
          <w:rPr>
            <w:noProof/>
            <w:webHidden/>
          </w:rPr>
          <w:tab/>
        </w:r>
        <w:r w:rsidR="007439FF">
          <w:rPr>
            <w:noProof/>
            <w:webHidden/>
          </w:rPr>
          <w:fldChar w:fldCharType="begin"/>
        </w:r>
        <w:r w:rsidR="007439FF">
          <w:rPr>
            <w:noProof/>
            <w:webHidden/>
          </w:rPr>
          <w:instrText xml:space="preserve"> PAGEREF _Toc288385585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E03000">
      <w:pPr>
        <w:pStyle w:val="TOC3"/>
        <w:rPr>
          <w:rFonts w:ascii="Times New Roman" w:eastAsia="PMingLiU" w:hAnsi="Times New Roman"/>
          <w:noProof/>
          <w:sz w:val="24"/>
          <w:szCs w:val="24"/>
          <w:lang w:eastAsia="zh-TW"/>
        </w:rPr>
      </w:pPr>
      <w:hyperlink w:anchor="_Toc288385586" w:history="1">
        <w:r w:rsidR="007439FF" w:rsidRPr="000B2DA7">
          <w:rPr>
            <w:rStyle w:val="Hyperlink"/>
            <w:noProof/>
            <w:lang w:val="en-US"/>
          </w:rPr>
          <w:t>6.2.2</w:t>
        </w:r>
        <w:r w:rsidR="007439FF">
          <w:rPr>
            <w:rFonts w:ascii="Times New Roman" w:eastAsia="PMingLiU" w:hAnsi="Times New Roman"/>
            <w:noProof/>
            <w:sz w:val="24"/>
            <w:szCs w:val="24"/>
            <w:lang w:eastAsia="zh-TW"/>
          </w:rPr>
          <w:tab/>
        </w:r>
        <w:r w:rsidR="007439FF" w:rsidRPr="000B2DA7">
          <w:rPr>
            <w:rStyle w:val="Hyperlink"/>
            <w:noProof/>
            <w:lang w:val="en-US"/>
          </w:rPr>
          <w:t>Estimates to Complete</w:t>
        </w:r>
        <w:r w:rsidR="007439FF">
          <w:rPr>
            <w:noProof/>
            <w:webHidden/>
          </w:rPr>
          <w:tab/>
        </w:r>
        <w:r w:rsidR="007439FF">
          <w:rPr>
            <w:noProof/>
            <w:webHidden/>
          </w:rPr>
          <w:fldChar w:fldCharType="begin"/>
        </w:r>
        <w:r w:rsidR="007439FF">
          <w:rPr>
            <w:noProof/>
            <w:webHidden/>
          </w:rPr>
          <w:instrText xml:space="preserve"> PAGEREF _Toc288385586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E03000">
      <w:pPr>
        <w:pStyle w:val="TOC3"/>
        <w:rPr>
          <w:rFonts w:ascii="Times New Roman" w:eastAsia="PMingLiU" w:hAnsi="Times New Roman"/>
          <w:noProof/>
          <w:sz w:val="24"/>
          <w:szCs w:val="24"/>
          <w:lang w:eastAsia="zh-TW"/>
        </w:rPr>
      </w:pPr>
      <w:hyperlink w:anchor="_Toc288385587" w:history="1">
        <w:r w:rsidR="007439FF" w:rsidRPr="000B2DA7">
          <w:rPr>
            <w:rStyle w:val="Hyperlink"/>
            <w:noProof/>
            <w:lang w:val="en-US"/>
          </w:rPr>
          <w:t>6.2.3</w:t>
        </w:r>
        <w:r w:rsidR="007439FF">
          <w:rPr>
            <w:rFonts w:ascii="Times New Roman" w:eastAsia="PMingLiU" w:hAnsi="Times New Roman"/>
            <w:noProof/>
            <w:sz w:val="24"/>
            <w:szCs w:val="24"/>
            <w:lang w:eastAsia="zh-TW"/>
          </w:rPr>
          <w:tab/>
        </w:r>
        <w:r w:rsidR="007439FF" w:rsidRPr="000B2DA7">
          <w:rPr>
            <w:rStyle w:val="Hyperlink"/>
            <w:noProof/>
            <w:lang w:val="en-US"/>
          </w:rPr>
          <w:t>Project Logs</w:t>
        </w:r>
        <w:r w:rsidR="007439FF">
          <w:rPr>
            <w:noProof/>
            <w:webHidden/>
          </w:rPr>
          <w:tab/>
        </w:r>
        <w:r w:rsidR="007439FF">
          <w:rPr>
            <w:noProof/>
            <w:webHidden/>
          </w:rPr>
          <w:fldChar w:fldCharType="begin"/>
        </w:r>
        <w:r w:rsidR="007439FF">
          <w:rPr>
            <w:noProof/>
            <w:webHidden/>
          </w:rPr>
          <w:instrText xml:space="preserve"> PAGEREF _Toc288385587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E03000">
      <w:pPr>
        <w:pStyle w:val="TOC3"/>
        <w:rPr>
          <w:rFonts w:ascii="Times New Roman" w:eastAsia="PMingLiU" w:hAnsi="Times New Roman"/>
          <w:noProof/>
          <w:sz w:val="24"/>
          <w:szCs w:val="24"/>
          <w:lang w:eastAsia="zh-TW"/>
        </w:rPr>
      </w:pPr>
      <w:hyperlink w:anchor="_Toc288385588" w:history="1">
        <w:r w:rsidR="007439FF" w:rsidRPr="000B2DA7">
          <w:rPr>
            <w:rStyle w:val="Hyperlink"/>
            <w:noProof/>
            <w:lang w:val="en-US"/>
          </w:rPr>
          <w:t>6.2.4</w:t>
        </w:r>
        <w:r w:rsidR="007439FF">
          <w:rPr>
            <w:rFonts w:ascii="Times New Roman" w:eastAsia="PMingLiU" w:hAnsi="Times New Roman"/>
            <w:noProof/>
            <w:sz w:val="24"/>
            <w:szCs w:val="24"/>
            <w:lang w:eastAsia="zh-TW"/>
          </w:rPr>
          <w:tab/>
        </w:r>
        <w:r w:rsidR="007439FF" w:rsidRPr="000B2DA7">
          <w:rPr>
            <w:rStyle w:val="Hyperlink"/>
            <w:noProof/>
            <w:lang w:val="en-US"/>
          </w:rPr>
          <w:t>Progress Monitoring</w:t>
        </w:r>
        <w:r w:rsidR="007439FF">
          <w:rPr>
            <w:noProof/>
            <w:webHidden/>
          </w:rPr>
          <w:tab/>
        </w:r>
        <w:r w:rsidR="007439FF">
          <w:rPr>
            <w:noProof/>
            <w:webHidden/>
          </w:rPr>
          <w:fldChar w:fldCharType="begin"/>
        </w:r>
        <w:r w:rsidR="007439FF">
          <w:rPr>
            <w:noProof/>
            <w:webHidden/>
          </w:rPr>
          <w:instrText xml:space="preserve"> PAGEREF _Toc288385588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E03000">
      <w:pPr>
        <w:pStyle w:val="TOC2"/>
        <w:rPr>
          <w:rFonts w:ascii="Times New Roman" w:eastAsia="PMingLiU" w:hAnsi="Times New Roman"/>
          <w:noProof/>
          <w:sz w:val="24"/>
          <w:szCs w:val="24"/>
          <w:lang w:eastAsia="zh-TW"/>
        </w:rPr>
      </w:pPr>
      <w:hyperlink w:anchor="_Toc288385589" w:history="1">
        <w:r w:rsidR="007439FF" w:rsidRPr="000B2DA7">
          <w:rPr>
            <w:rStyle w:val="Hyperlink"/>
            <w:noProof/>
            <w:lang w:val="en-US"/>
          </w:rPr>
          <w:t>6.3</w:t>
        </w:r>
        <w:r w:rsidR="007439FF">
          <w:rPr>
            <w:rFonts w:ascii="Times New Roman" w:eastAsia="PMingLiU" w:hAnsi="Times New Roman"/>
            <w:noProof/>
            <w:sz w:val="24"/>
            <w:szCs w:val="24"/>
            <w:lang w:eastAsia="zh-TW"/>
          </w:rPr>
          <w:tab/>
        </w:r>
        <w:r w:rsidR="007439FF" w:rsidRPr="000B2DA7">
          <w:rPr>
            <w:rStyle w:val="Hyperlink"/>
            <w:noProof/>
            <w:lang w:val="en-US"/>
          </w:rPr>
          <w:t>Delegation of Work</w:t>
        </w:r>
        <w:r w:rsidR="007439FF">
          <w:rPr>
            <w:noProof/>
            <w:webHidden/>
          </w:rPr>
          <w:tab/>
        </w:r>
        <w:r w:rsidR="007439FF">
          <w:rPr>
            <w:noProof/>
            <w:webHidden/>
          </w:rPr>
          <w:fldChar w:fldCharType="begin"/>
        </w:r>
        <w:r w:rsidR="007439FF">
          <w:rPr>
            <w:noProof/>
            <w:webHidden/>
          </w:rPr>
          <w:instrText xml:space="preserve"> PAGEREF _Toc288385589 \h </w:instrText>
        </w:r>
        <w:r w:rsidR="007439FF">
          <w:rPr>
            <w:noProof/>
            <w:webHidden/>
          </w:rPr>
        </w:r>
        <w:r w:rsidR="007439FF">
          <w:rPr>
            <w:noProof/>
            <w:webHidden/>
          </w:rPr>
          <w:fldChar w:fldCharType="separate"/>
        </w:r>
        <w:r w:rsidR="007439FF">
          <w:rPr>
            <w:noProof/>
            <w:webHidden/>
          </w:rPr>
          <w:t>9</w:t>
        </w:r>
        <w:r w:rsidR="007439FF">
          <w:rPr>
            <w:noProof/>
            <w:webHidden/>
          </w:rPr>
          <w:fldChar w:fldCharType="end"/>
        </w:r>
      </w:hyperlink>
    </w:p>
    <w:p w:rsidR="007439FF" w:rsidRDefault="00E03000">
      <w:pPr>
        <w:pStyle w:val="TOC1"/>
        <w:tabs>
          <w:tab w:val="left" w:pos="709"/>
          <w:tab w:val="right" w:leader="dot" w:pos="9016"/>
        </w:tabs>
        <w:rPr>
          <w:rFonts w:ascii="Times New Roman" w:eastAsia="PMingLiU" w:hAnsi="Times New Roman"/>
          <w:noProof/>
          <w:sz w:val="24"/>
          <w:szCs w:val="24"/>
          <w:lang w:eastAsia="zh-TW"/>
        </w:rPr>
      </w:pPr>
      <w:hyperlink w:anchor="_Toc288385590" w:history="1">
        <w:r w:rsidR="007439FF" w:rsidRPr="000B2DA7">
          <w:rPr>
            <w:rStyle w:val="Hyperlink"/>
            <w:noProof/>
            <w:lang w:val="en-US"/>
          </w:rPr>
          <w:t>7.0</w:t>
        </w:r>
        <w:r w:rsidR="007439FF">
          <w:rPr>
            <w:rFonts w:ascii="Times New Roman" w:eastAsia="PMingLiU" w:hAnsi="Times New Roman"/>
            <w:noProof/>
            <w:sz w:val="24"/>
            <w:szCs w:val="24"/>
            <w:lang w:eastAsia="zh-TW"/>
          </w:rPr>
          <w:tab/>
        </w:r>
        <w:r w:rsidR="007439FF" w:rsidRPr="000B2DA7">
          <w:rPr>
            <w:rStyle w:val="Hyperlink"/>
            <w:noProof/>
            <w:lang w:val="en-US"/>
          </w:rPr>
          <w:t>QUALITY CONTROLS</w:t>
        </w:r>
        <w:r w:rsidR="007439FF">
          <w:rPr>
            <w:noProof/>
            <w:webHidden/>
          </w:rPr>
          <w:tab/>
        </w:r>
        <w:r w:rsidR="007439FF">
          <w:rPr>
            <w:noProof/>
            <w:webHidden/>
          </w:rPr>
          <w:fldChar w:fldCharType="begin"/>
        </w:r>
        <w:r w:rsidR="007439FF">
          <w:rPr>
            <w:noProof/>
            <w:webHidden/>
          </w:rPr>
          <w:instrText xml:space="preserve"> PAGEREF _Toc288385590 \h </w:instrText>
        </w:r>
        <w:r w:rsidR="007439FF">
          <w:rPr>
            <w:noProof/>
            <w:webHidden/>
          </w:rPr>
        </w:r>
        <w:r w:rsidR="007439FF">
          <w:rPr>
            <w:noProof/>
            <w:webHidden/>
          </w:rPr>
          <w:fldChar w:fldCharType="separate"/>
        </w:r>
        <w:r w:rsidR="007439FF">
          <w:rPr>
            <w:noProof/>
            <w:webHidden/>
          </w:rPr>
          <w:t>10</w:t>
        </w:r>
        <w:r w:rsidR="007439FF">
          <w:rPr>
            <w:noProof/>
            <w:webHidden/>
          </w:rPr>
          <w:fldChar w:fldCharType="end"/>
        </w:r>
      </w:hyperlink>
    </w:p>
    <w:p w:rsidR="007439FF" w:rsidRDefault="00E03000">
      <w:pPr>
        <w:pStyle w:val="TOC2"/>
        <w:rPr>
          <w:rFonts w:ascii="Times New Roman" w:eastAsia="PMingLiU" w:hAnsi="Times New Roman"/>
          <w:noProof/>
          <w:sz w:val="24"/>
          <w:szCs w:val="24"/>
          <w:lang w:eastAsia="zh-TW"/>
        </w:rPr>
      </w:pPr>
      <w:hyperlink w:anchor="_Toc288385591" w:history="1">
        <w:r w:rsidR="007439FF" w:rsidRPr="000B2DA7">
          <w:rPr>
            <w:rStyle w:val="Hyperlink"/>
            <w:noProof/>
          </w:rPr>
          <w:t>7.1</w:t>
        </w:r>
        <w:r w:rsidR="007439FF">
          <w:rPr>
            <w:rFonts w:ascii="Times New Roman" w:eastAsia="PMingLiU" w:hAnsi="Times New Roman"/>
            <w:noProof/>
            <w:sz w:val="24"/>
            <w:szCs w:val="24"/>
            <w:lang w:eastAsia="zh-TW"/>
          </w:rPr>
          <w:tab/>
        </w:r>
        <w:r w:rsidR="007439FF" w:rsidRPr="000B2DA7">
          <w:rPr>
            <w:rStyle w:val="Hyperlink"/>
            <w:noProof/>
          </w:rPr>
          <w:t>Schedule of Reviews</w:t>
        </w:r>
        <w:r w:rsidR="007439FF">
          <w:rPr>
            <w:noProof/>
            <w:webHidden/>
          </w:rPr>
          <w:tab/>
        </w:r>
        <w:r w:rsidR="007439FF">
          <w:rPr>
            <w:noProof/>
            <w:webHidden/>
          </w:rPr>
          <w:fldChar w:fldCharType="begin"/>
        </w:r>
        <w:r w:rsidR="007439FF">
          <w:rPr>
            <w:noProof/>
            <w:webHidden/>
          </w:rPr>
          <w:instrText xml:space="preserve"> PAGEREF _Toc288385591 \h </w:instrText>
        </w:r>
        <w:r w:rsidR="007439FF">
          <w:rPr>
            <w:noProof/>
            <w:webHidden/>
          </w:rPr>
        </w:r>
        <w:r w:rsidR="007439FF">
          <w:rPr>
            <w:noProof/>
            <w:webHidden/>
          </w:rPr>
          <w:fldChar w:fldCharType="separate"/>
        </w:r>
        <w:r w:rsidR="007439FF">
          <w:rPr>
            <w:noProof/>
            <w:webHidden/>
          </w:rPr>
          <w:t>10</w:t>
        </w:r>
        <w:r w:rsidR="007439FF">
          <w:rPr>
            <w:noProof/>
            <w:webHidden/>
          </w:rPr>
          <w:fldChar w:fldCharType="end"/>
        </w:r>
      </w:hyperlink>
    </w:p>
    <w:p w:rsidR="007439FF" w:rsidRDefault="00E03000">
      <w:pPr>
        <w:pStyle w:val="TOC2"/>
        <w:rPr>
          <w:rFonts w:ascii="Times New Roman" w:eastAsia="PMingLiU" w:hAnsi="Times New Roman"/>
          <w:noProof/>
          <w:sz w:val="24"/>
          <w:szCs w:val="24"/>
          <w:lang w:eastAsia="zh-TW"/>
        </w:rPr>
      </w:pPr>
      <w:hyperlink w:anchor="_Toc288385592" w:history="1">
        <w:r w:rsidR="007439FF" w:rsidRPr="000B2DA7">
          <w:rPr>
            <w:rStyle w:val="Hyperlink"/>
            <w:noProof/>
          </w:rPr>
          <w:t>7.2</w:t>
        </w:r>
        <w:r w:rsidR="007439FF">
          <w:rPr>
            <w:rFonts w:ascii="Times New Roman" w:eastAsia="PMingLiU" w:hAnsi="Times New Roman"/>
            <w:noProof/>
            <w:sz w:val="24"/>
            <w:szCs w:val="24"/>
            <w:lang w:eastAsia="zh-TW"/>
          </w:rPr>
          <w:tab/>
        </w:r>
        <w:r w:rsidR="007439FF" w:rsidRPr="000B2DA7">
          <w:rPr>
            <w:rStyle w:val="Hyperlink"/>
            <w:noProof/>
          </w:rPr>
          <w:t>Software Testing</w:t>
        </w:r>
        <w:r w:rsidR="007439FF">
          <w:rPr>
            <w:noProof/>
            <w:webHidden/>
          </w:rPr>
          <w:tab/>
        </w:r>
        <w:r w:rsidR="007439FF">
          <w:rPr>
            <w:noProof/>
            <w:webHidden/>
          </w:rPr>
          <w:fldChar w:fldCharType="begin"/>
        </w:r>
        <w:r w:rsidR="007439FF">
          <w:rPr>
            <w:noProof/>
            <w:webHidden/>
          </w:rPr>
          <w:instrText xml:space="preserve"> PAGEREF _Toc288385592 \h </w:instrText>
        </w:r>
        <w:r w:rsidR="007439FF">
          <w:rPr>
            <w:noProof/>
            <w:webHidden/>
          </w:rPr>
        </w:r>
        <w:r w:rsidR="007439FF">
          <w:rPr>
            <w:noProof/>
            <w:webHidden/>
          </w:rPr>
          <w:fldChar w:fldCharType="separate"/>
        </w:r>
        <w:r w:rsidR="007439FF">
          <w:rPr>
            <w:noProof/>
            <w:webHidden/>
          </w:rPr>
          <w:t>10</w:t>
        </w:r>
        <w:r w:rsidR="007439FF">
          <w:rPr>
            <w:noProof/>
            <w:webHidden/>
          </w:rPr>
          <w:fldChar w:fldCharType="end"/>
        </w:r>
      </w:hyperlink>
    </w:p>
    <w:p w:rsidR="007439FF" w:rsidRDefault="00E03000">
      <w:pPr>
        <w:pStyle w:val="TOC2"/>
        <w:rPr>
          <w:rFonts w:ascii="Times New Roman" w:eastAsia="PMingLiU" w:hAnsi="Times New Roman"/>
          <w:noProof/>
          <w:sz w:val="24"/>
          <w:szCs w:val="24"/>
          <w:lang w:eastAsia="zh-TW"/>
        </w:rPr>
      </w:pPr>
      <w:hyperlink w:anchor="_Toc288385593" w:history="1">
        <w:r w:rsidR="007439FF" w:rsidRPr="000B2DA7">
          <w:rPr>
            <w:rStyle w:val="Hyperlink"/>
            <w:noProof/>
          </w:rPr>
          <w:t>7.3</w:t>
        </w:r>
        <w:r w:rsidR="007439FF">
          <w:rPr>
            <w:rFonts w:ascii="Times New Roman" w:eastAsia="PMingLiU" w:hAnsi="Times New Roman"/>
            <w:noProof/>
            <w:sz w:val="24"/>
            <w:szCs w:val="24"/>
            <w:lang w:eastAsia="zh-TW"/>
          </w:rPr>
          <w:tab/>
        </w:r>
        <w:r w:rsidR="007439FF" w:rsidRPr="000B2DA7">
          <w:rPr>
            <w:rStyle w:val="Hyperlink"/>
            <w:noProof/>
          </w:rPr>
          <w:t>Acceptance Procedures</w:t>
        </w:r>
        <w:r w:rsidR="007439FF">
          <w:rPr>
            <w:noProof/>
            <w:webHidden/>
          </w:rPr>
          <w:tab/>
        </w:r>
        <w:r w:rsidR="007439FF">
          <w:rPr>
            <w:noProof/>
            <w:webHidden/>
          </w:rPr>
          <w:fldChar w:fldCharType="begin"/>
        </w:r>
        <w:r w:rsidR="007439FF">
          <w:rPr>
            <w:noProof/>
            <w:webHidden/>
          </w:rPr>
          <w:instrText xml:space="preserve"> PAGEREF _Toc288385593 \h </w:instrText>
        </w:r>
        <w:r w:rsidR="007439FF">
          <w:rPr>
            <w:noProof/>
            <w:webHidden/>
          </w:rPr>
        </w:r>
        <w:r w:rsidR="007439FF">
          <w:rPr>
            <w:noProof/>
            <w:webHidden/>
          </w:rPr>
          <w:fldChar w:fldCharType="separate"/>
        </w:r>
        <w:r w:rsidR="007439FF">
          <w:rPr>
            <w:noProof/>
            <w:webHidden/>
          </w:rPr>
          <w:t>10</w:t>
        </w:r>
        <w:r w:rsidR="007439FF">
          <w:rPr>
            <w:noProof/>
            <w:webHidden/>
          </w:rPr>
          <w:fldChar w:fldCharType="end"/>
        </w:r>
      </w:hyperlink>
    </w:p>
    <w:p w:rsidR="007439FF" w:rsidRDefault="00E03000">
      <w:pPr>
        <w:pStyle w:val="TOC3"/>
        <w:rPr>
          <w:rFonts w:ascii="Times New Roman" w:eastAsia="PMingLiU" w:hAnsi="Times New Roman"/>
          <w:noProof/>
          <w:sz w:val="24"/>
          <w:szCs w:val="24"/>
          <w:lang w:eastAsia="zh-TW"/>
        </w:rPr>
      </w:pPr>
      <w:hyperlink w:anchor="_Toc288385594" w:history="1">
        <w:r w:rsidR="007439FF" w:rsidRPr="000B2DA7">
          <w:rPr>
            <w:rStyle w:val="Hyperlink"/>
            <w:noProof/>
          </w:rPr>
          <w:t>7.3.1</w:t>
        </w:r>
        <w:r w:rsidR="007439FF">
          <w:rPr>
            <w:rFonts w:ascii="Times New Roman" w:eastAsia="PMingLiU" w:hAnsi="Times New Roman"/>
            <w:noProof/>
            <w:sz w:val="24"/>
            <w:szCs w:val="24"/>
            <w:lang w:eastAsia="zh-TW"/>
          </w:rPr>
          <w:tab/>
        </w:r>
        <w:r w:rsidR="007439FF" w:rsidRPr="000B2DA7">
          <w:rPr>
            <w:rStyle w:val="Hyperlink"/>
            <w:noProof/>
          </w:rPr>
          <w:t>Client Deliverable Documents</w:t>
        </w:r>
        <w:r w:rsidR="007439FF">
          <w:rPr>
            <w:noProof/>
            <w:webHidden/>
          </w:rPr>
          <w:tab/>
        </w:r>
        <w:r w:rsidR="007439FF">
          <w:rPr>
            <w:noProof/>
            <w:webHidden/>
          </w:rPr>
          <w:fldChar w:fldCharType="begin"/>
        </w:r>
        <w:r w:rsidR="007439FF">
          <w:rPr>
            <w:noProof/>
            <w:webHidden/>
          </w:rPr>
          <w:instrText xml:space="preserve"> PAGEREF _Toc288385594 \h </w:instrText>
        </w:r>
        <w:r w:rsidR="007439FF">
          <w:rPr>
            <w:noProof/>
            <w:webHidden/>
          </w:rPr>
        </w:r>
        <w:r w:rsidR="007439FF">
          <w:rPr>
            <w:noProof/>
            <w:webHidden/>
          </w:rPr>
          <w:fldChar w:fldCharType="separate"/>
        </w:r>
        <w:r w:rsidR="007439FF">
          <w:rPr>
            <w:noProof/>
            <w:webHidden/>
          </w:rPr>
          <w:t>10</w:t>
        </w:r>
        <w:r w:rsidR="007439FF">
          <w:rPr>
            <w:noProof/>
            <w:webHidden/>
          </w:rPr>
          <w:fldChar w:fldCharType="end"/>
        </w:r>
      </w:hyperlink>
    </w:p>
    <w:p w:rsidR="007439FF" w:rsidRDefault="00E03000">
      <w:pPr>
        <w:pStyle w:val="TOC3"/>
        <w:rPr>
          <w:rFonts w:ascii="Times New Roman" w:eastAsia="PMingLiU" w:hAnsi="Times New Roman"/>
          <w:noProof/>
          <w:sz w:val="24"/>
          <w:szCs w:val="24"/>
          <w:lang w:eastAsia="zh-TW"/>
        </w:rPr>
      </w:pPr>
      <w:hyperlink w:anchor="_Toc288385595" w:history="1">
        <w:r w:rsidR="007439FF" w:rsidRPr="000B2DA7">
          <w:rPr>
            <w:rStyle w:val="Hyperlink"/>
            <w:noProof/>
          </w:rPr>
          <w:t>7.3.2</w:t>
        </w:r>
        <w:r w:rsidR="007439FF">
          <w:rPr>
            <w:rFonts w:ascii="Times New Roman" w:eastAsia="PMingLiU" w:hAnsi="Times New Roman"/>
            <w:noProof/>
            <w:sz w:val="24"/>
            <w:szCs w:val="24"/>
            <w:lang w:eastAsia="zh-TW"/>
          </w:rPr>
          <w:tab/>
        </w:r>
        <w:r w:rsidR="007439FF" w:rsidRPr="000B2DA7">
          <w:rPr>
            <w:rStyle w:val="Hyperlink"/>
            <w:noProof/>
          </w:rPr>
          <w:t>Internal Project Documents</w:t>
        </w:r>
        <w:r w:rsidR="007439FF">
          <w:rPr>
            <w:noProof/>
            <w:webHidden/>
          </w:rPr>
          <w:tab/>
        </w:r>
        <w:r w:rsidR="007439FF">
          <w:rPr>
            <w:noProof/>
            <w:webHidden/>
          </w:rPr>
          <w:fldChar w:fldCharType="begin"/>
        </w:r>
        <w:r w:rsidR="007439FF">
          <w:rPr>
            <w:noProof/>
            <w:webHidden/>
          </w:rPr>
          <w:instrText xml:space="preserve"> PAGEREF _Toc288385595 \h </w:instrText>
        </w:r>
        <w:r w:rsidR="007439FF">
          <w:rPr>
            <w:noProof/>
            <w:webHidden/>
          </w:rPr>
        </w:r>
        <w:r w:rsidR="007439FF">
          <w:rPr>
            <w:noProof/>
            <w:webHidden/>
          </w:rPr>
          <w:fldChar w:fldCharType="separate"/>
        </w:r>
        <w:r w:rsidR="007439FF">
          <w:rPr>
            <w:noProof/>
            <w:webHidden/>
          </w:rPr>
          <w:t>11</w:t>
        </w:r>
        <w:r w:rsidR="007439FF">
          <w:rPr>
            <w:noProof/>
            <w:webHidden/>
          </w:rPr>
          <w:fldChar w:fldCharType="end"/>
        </w:r>
      </w:hyperlink>
    </w:p>
    <w:p w:rsidR="007439FF" w:rsidRDefault="00E03000">
      <w:pPr>
        <w:pStyle w:val="TOC3"/>
        <w:rPr>
          <w:rFonts w:ascii="Times New Roman" w:eastAsia="PMingLiU" w:hAnsi="Times New Roman"/>
          <w:noProof/>
          <w:sz w:val="24"/>
          <w:szCs w:val="24"/>
          <w:lang w:eastAsia="zh-TW"/>
        </w:rPr>
      </w:pPr>
      <w:hyperlink w:anchor="_Toc288385596" w:history="1">
        <w:r w:rsidR="007439FF" w:rsidRPr="000B2DA7">
          <w:rPr>
            <w:rStyle w:val="Hyperlink"/>
            <w:noProof/>
            <w:lang w:val="en-US"/>
          </w:rPr>
          <w:t>7.3.3</w:t>
        </w:r>
        <w:r w:rsidR="007439FF">
          <w:rPr>
            <w:rFonts w:ascii="Times New Roman" w:eastAsia="PMingLiU" w:hAnsi="Times New Roman"/>
            <w:noProof/>
            <w:sz w:val="24"/>
            <w:szCs w:val="24"/>
            <w:lang w:eastAsia="zh-TW"/>
          </w:rPr>
          <w:tab/>
        </w:r>
        <w:r w:rsidR="007439FF" w:rsidRPr="000B2DA7">
          <w:rPr>
            <w:rStyle w:val="Hyperlink"/>
            <w:noProof/>
            <w:lang w:val="en-US"/>
          </w:rPr>
          <w:t>Software</w:t>
        </w:r>
        <w:r w:rsidR="007439FF">
          <w:rPr>
            <w:noProof/>
            <w:webHidden/>
          </w:rPr>
          <w:tab/>
        </w:r>
        <w:r w:rsidR="007439FF">
          <w:rPr>
            <w:noProof/>
            <w:webHidden/>
          </w:rPr>
          <w:fldChar w:fldCharType="begin"/>
        </w:r>
        <w:r w:rsidR="007439FF">
          <w:rPr>
            <w:noProof/>
            <w:webHidden/>
          </w:rPr>
          <w:instrText xml:space="preserve"> PAGEREF _Toc288385596 \h </w:instrText>
        </w:r>
        <w:r w:rsidR="007439FF">
          <w:rPr>
            <w:noProof/>
            <w:webHidden/>
          </w:rPr>
        </w:r>
        <w:r w:rsidR="007439FF">
          <w:rPr>
            <w:noProof/>
            <w:webHidden/>
          </w:rPr>
          <w:fldChar w:fldCharType="separate"/>
        </w:r>
        <w:r w:rsidR="007439FF">
          <w:rPr>
            <w:noProof/>
            <w:webHidden/>
          </w:rPr>
          <w:t>12</w:t>
        </w:r>
        <w:r w:rsidR="007439FF">
          <w:rPr>
            <w:noProof/>
            <w:webHidden/>
          </w:rPr>
          <w:fldChar w:fldCharType="end"/>
        </w:r>
      </w:hyperlink>
    </w:p>
    <w:p w:rsidR="007439FF" w:rsidRDefault="00E03000">
      <w:pPr>
        <w:pStyle w:val="TOC1"/>
        <w:tabs>
          <w:tab w:val="left" w:pos="709"/>
          <w:tab w:val="right" w:leader="dot" w:pos="9016"/>
        </w:tabs>
        <w:rPr>
          <w:rFonts w:ascii="Times New Roman" w:eastAsia="PMingLiU" w:hAnsi="Times New Roman"/>
          <w:noProof/>
          <w:sz w:val="24"/>
          <w:szCs w:val="24"/>
          <w:lang w:eastAsia="zh-TW"/>
        </w:rPr>
      </w:pPr>
      <w:hyperlink w:anchor="_Toc288385597" w:history="1">
        <w:r w:rsidR="007439FF" w:rsidRPr="000B2DA7">
          <w:rPr>
            <w:rStyle w:val="Hyperlink"/>
            <w:noProof/>
          </w:rPr>
          <w:t>8.0</w:t>
        </w:r>
        <w:r w:rsidR="007439FF">
          <w:rPr>
            <w:rFonts w:ascii="Times New Roman" w:eastAsia="PMingLiU" w:hAnsi="Times New Roman"/>
            <w:noProof/>
            <w:sz w:val="24"/>
            <w:szCs w:val="24"/>
            <w:lang w:eastAsia="zh-TW"/>
          </w:rPr>
          <w:tab/>
        </w:r>
        <w:r w:rsidR="007439FF" w:rsidRPr="000B2DA7">
          <w:rPr>
            <w:rStyle w:val="Hyperlink"/>
            <w:noProof/>
          </w:rPr>
          <w:t>STANDARDS, METHODS AND TOOLS</w:t>
        </w:r>
        <w:r w:rsidR="007439FF">
          <w:rPr>
            <w:noProof/>
            <w:webHidden/>
          </w:rPr>
          <w:tab/>
        </w:r>
        <w:r w:rsidR="007439FF">
          <w:rPr>
            <w:noProof/>
            <w:webHidden/>
          </w:rPr>
          <w:fldChar w:fldCharType="begin"/>
        </w:r>
        <w:r w:rsidR="007439FF">
          <w:rPr>
            <w:noProof/>
            <w:webHidden/>
          </w:rPr>
          <w:instrText xml:space="preserve"> PAGEREF _Toc288385597 \h </w:instrText>
        </w:r>
        <w:r w:rsidR="007439FF">
          <w:rPr>
            <w:noProof/>
            <w:webHidden/>
          </w:rPr>
        </w:r>
        <w:r w:rsidR="007439FF">
          <w:rPr>
            <w:noProof/>
            <w:webHidden/>
          </w:rPr>
          <w:fldChar w:fldCharType="separate"/>
        </w:r>
        <w:r w:rsidR="007439FF">
          <w:rPr>
            <w:noProof/>
            <w:webHidden/>
          </w:rPr>
          <w:t>13</w:t>
        </w:r>
        <w:r w:rsidR="007439FF">
          <w:rPr>
            <w:noProof/>
            <w:webHidden/>
          </w:rPr>
          <w:fldChar w:fldCharType="end"/>
        </w:r>
      </w:hyperlink>
    </w:p>
    <w:p w:rsidR="007439FF" w:rsidRDefault="00E03000">
      <w:pPr>
        <w:pStyle w:val="TOC2"/>
        <w:rPr>
          <w:rFonts w:ascii="Times New Roman" w:eastAsia="PMingLiU" w:hAnsi="Times New Roman"/>
          <w:noProof/>
          <w:sz w:val="24"/>
          <w:szCs w:val="24"/>
          <w:lang w:eastAsia="zh-TW"/>
        </w:rPr>
      </w:pPr>
      <w:hyperlink w:anchor="_Toc288385598" w:history="1">
        <w:r w:rsidR="007439FF" w:rsidRPr="000B2DA7">
          <w:rPr>
            <w:rStyle w:val="Hyperlink"/>
            <w:noProof/>
          </w:rPr>
          <w:t>8.1</w:t>
        </w:r>
        <w:r w:rsidR="007439FF">
          <w:rPr>
            <w:rFonts w:ascii="Times New Roman" w:eastAsia="PMingLiU" w:hAnsi="Times New Roman"/>
            <w:noProof/>
            <w:sz w:val="24"/>
            <w:szCs w:val="24"/>
            <w:lang w:eastAsia="zh-TW"/>
          </w:rPr>
          <w:tab/>
        </w:r>
        <w:r w:rsidR="007439FF" w:rsidRPr="000B2DA7">
          <w:rPr>
            <w:rStyle w:val="Hyperlink"/>
            <w:noProof/>
          </w:rPr>
          <w:t>General Project Procedures</w:t>
        </w:r>
        <w:r w:rsidR="007439FF">
          <w:rPr>
            <w:noProof/>
            <w:webHidden/>
          </w:rPr>
          <w:tab/>
        </w:r>
        <w:r w:rsidR="007439FF">
          <w:rPr>
            <w:noProof/>
            <w:webHidden/>
          </w:rPr>
          <w:fldChar w:fldCharType="begin"/>
        </w:r>
        <w:r w:rsidR="007439FF">
          <w:rPr>
            <w:noProof/>
            <w:webHidden/>
          </w:rPr>
          <w:instrText xml:space="preserve"> PAGEREF _Toc288385598 \h </w:instrText>
        </w:r>
        <w:r w:rsidR="007439FF">
          <w:rPr>
            <w:noProof/>
            <w:webHidden/>
          </w:rPr>
        </w:r>
        <w:r w:rsidR="007439FF">
          <w:rPr>
            <w:noProof/>
            <w:webHidden/>
          </w:rPr>
          <w:fldChar w:fldCharType="separate"/>
        </w:r>
        <w:r w:rsidR="007439FF">
          <w:rPr>
            <w:noProof/>
            <w:webHidden/>
          </w:rPr>
          <w:t>13</w:t>
        </w:r>
        <w:r w:rsidR="007439FF">
          <w:rPr>
            <w:noProof/>
            <w:webHidden/>
          </w:rPr>
          <w:fldChar w:fldCharType="end"/>
        </w:r>
      </w:hyperlink>
    </w:p>
    <w:p w:rsidR="007439FF" w:rsidRDefault="00E03000">
      <w:pPr>
        <w:pStyle w:val="TOC2"/>
        <w:rPr>
          <w:rFonts w:ascii="Times New Roman" w:eastAsia="PMingLiU" w:hAnsi="Times New Roman"/>
          <w:noProof/>
          <w:sz w:val="24"/>
          <w:szCs w:val="24"/>
          <w:lang w:eastAsia="zh-TW"/>
        </w:rPr>
      </w:pPr>
      <w:hyperlink w:anchor="_Toc288385599" w:history="1">
        <w:r w:rsidR="007439FF" w:rsidRPr="000B2DA7">
          <w:rPr>
            <w:rStyle w:val="Hyperlink"/>
            <w:noProof/>
          </w:rPr>
          <w:t>8.2</w:t>
        </w:r>
        <w:r w:rsidR="007439FF">
          <w:rPr>
            <w:rFonts w:ascii="Times New Roman" w:eastAsia="PMingLiU" w:hAnsi="Times New Roman"/>
            <w:noProof/>
            <w:sz w:val="24"/>
            <w:szCs w:val="24"/>
            <w:lang w:eastAsia="zh-TW"/>
          </w:rPr>
          <w:tab/>
        </w:r>
        <w:r w:rsidR="007439FF" w:rsidRPr="000B2DA7">
          <w:rPr>
            <w:rStyle w:val="Hyperlink"/>
            <w:noProof/>
          </w:rPr>
          <w:t>Software Development Procedures</w:t>
        </w:r>
        <w:r w:rsidR="007439FF">
          <w:rPr>
            <w:noProof/>
            <w:webHidden/>
          </w:rPr>
          <w:tab/>
        </w:r>
        <w:r w:rsidR="007439FF">
          <w:rPr>
            <w:noProof/>
            <w:webHidden/>
          </w:rPr>
          <w:fldChar w:fldCharType="begin"/>
        </w:r>
        <w:r w:rsidR="007439FF">
          <w:rPr>
            <w:noProof/>
            <w:webHidden/>
          </w:rPr>
          <w:instrText xml:space="preserve"> PAGEREF _Toc288385599 \h </w:instrText>
        </w:r>
        <w:r w:rsidR="007439FF">
          <w:rPr>
            <w:noProof/>
            <w:webHidden/>
          </w:rPr>
        </w:r>
        <w:r w:rsidR="007439FF">
          <w:rPr>
            <w:noProof/>
            <w:webHidden/>
          </w:rPr>
          <w:fldChar w:fldCharType="separate"/>
        </w:r>
        <w:r w:rsidR="007439FF">
          <w:rPr>
            <w:noProof/>
            <w:webHidden/>
          </w:rPr>
          <w:t>13</w:t>
        </w:r>
        <w:r w:rsidR="007439FF">
          <w:rPr>
            <w:noProof/>
            <w:webHidden/>
          </w:rPr>
          <w:fldChar w:fldCharType="end"/>
        </w:r>
      </w:hyperlink>
    </w:p>
    <w:p w:rsidR="007439FF" w:rsidRDefault="00E03000">
      <w:pPr>
        <w:pStyle w:val="TOC1"/>
        <w:tabs>
          <w:tab w:val="left" w:pos="709"/>
          <w:tab w:val="right" w:leader="dot" w:pos="9016"/>
        </w:tabs>
        <w:rPr>
          <w:rFonts w:ascii="Times New Roman" w:eastAsia="PMingLiU" w:hAnsi="Times New Roman"/>
          <w:noProof/>
          <w:sz w:val="24"/>
          <w:szCs w:val="24"/>
          <w:lang w:eastAsia="zh-TW"/>
        </w:rPr>
      </w:pPr>
      <w:hyperlink w:anchor="_Toc288385600" w:history="1">
        <w:r w:rsidR="007439FF" w:rsidRPr="000B2DA7">
          <w:rPr>
            <w:rStyle w:val="Hyperlink"/>
            <w:noProof/>
          </w:rPr>
          <w:t>9.</w:t>
        </w:r>
        <w:r w:rsidR="007439FF">
          <w:rPr>
            <w:rFonts w:ascii="Times New Roman" w:eastAsia="PMingLiU" w:hAnsi="Times New Roman"/>
            <w:noProof/>
            <w:sz w:val="24"/>
            <w:szCs w:val="24"/>
            <w:lang w:eastAsia="zh-TW"/>
          </w:rPr>
          <w:tab/>
        </w:r>
        <w:r w:rsidR="007439FF" w:rsidRPr="000B2DA7">
          <w:rPr>
            <w:rStyle w:val="Hyperlink"/>
            <w:noProof/>
          </w:rPr>
          <w:t>CHANGE CONTROL</w:t>
        </w:r>
        <w:r w:rsidR="007439FF">
          <w:rPr>
            <w:noProof/>
            <w:webHidden/>
          </w:rPr>
          <w:tab/>
        </w:r>
        <w:r w:rsidR="007439FF">
          <w:rPr>
            <w:noProof/>
            <w:webHidden/>
          </w:rPr>
          <w:fldChar w:fldCharType="begin"/>
        </w:r>
        <w:r w:rsidR="007439FF">
          <w:rPr>
            <w:noProof/>
            <w:webHidden/>
          </w:rPr>
          <w:instrText xml:space="preserve"> PAGEREF _Toc288385600 \h </w:instrText>
        </w:r>
        <w:r w:rsidR="007439FF">
          <w:rPr>
            <w:noProof/>
            <w:webHidden/>
          </w:rPr>
        </w:r>
        <w:r w:rsidR="007439FF">
          <w:rPr>
            <w:noProof/>
            <w:webHidden/>
          </w:rPr>
          <w:fldChar w:fldCharType="separate"/>
        </w:r>
        <w:r w:rsidR="007439FF">
          <w:rPr>
            <w:noProof/>
            <w:webHidden/>
          </w:rPr>
          <w:t>14</w:t>
        </w:r>
        <w:r w:rsidR="007439FF">
          <w:rPr>
            <w:noProof/>
            <w:webHidden/>
          </w:rPr>
          <w:fldChar w:fldCharType="end"/>
        </w:r>
      </w:hyperlink>
    </w:p>
    <w:p w:rsidR="007439FF" w:rsidRDefault="00E03000">
      <w:pPr>
        <w:pStyle w:val="TOC2"/>
        <w:rPr>
          <w:rFonts w:ascii="Times New Roman" w:eastAsia="PMingLiU" w:hAnsi="Times New Roman"/>
          <w:noProof/>
          <w:sz w:val="24"/>
          <w:szCs w:val="24"/>
          <w:lang w:eastAsia="zh-TW"/>
        </w:rPr>
      </w:pPr>
      <w:hyperlink w:anchor="_Toc288385601" w:history="1">
        <w:r w:rsidR="007439FF" w:rsidRPr="000B2DA7">
          <w:rPr>
            <w:rStyle w:val="Hyperlink"/>
            <w:noProof/>
          </w:rPr>
          <w:t>9.1</w:t>
        </w:r>
        <w:r w:rsidR="007439FF">
          <w:rPr>
            <w:rFonts w:ascii="Times New Roman" w:eastAsia="PMingLiU" w:hAnsi="Times New Roman"/>
            <w:noProof/>
            <w:sz w:val="24"/>
            <w:szCs w:val="24"/>
            <w:lang w:eastAsia="zh-TW"/>
          </w:rPr>
          <w:tab/>
        </w:r>
        <w:r w:rsidR="007439FF" w:rsidRPr="000B2DA7">
          <w:rPr>
            <w:rStyle w:val="Hyperlink"/>
            <w:noProof/>
          </w:rPr>
          <w:t>Control of Requirements</w:t>
        </w:r>
        <w:r w:rsidR="007439FF">
          <w:rPr>
            <w:noProof/>
            <w:webHidden/>
          </w:rPr>
          <w:tab/>
        </w:r>
        <w:r w:rsidR="007439FF">
          <w:rPr>
            <w:noProof/>
            <w:webHidden/>
          </w:rPr>
          <w:fldChar w:fldCharType="begin"/>
        </w:r>
        <w:r w:rsidR="007439FF">
          <w:rPr>
            <w:noProof/>
            <w:webHidden/>
          </w:rPr>
          <w:instrText xml:space="preserve"> PAGEREF _Toc288385601 \h </w:instrText>
        </w:r>
        <w:r w:rsidR="007439FF">
          <w:rPr>
            <w:noProof/>
            <w:webHidden/>
          </w:rPr>
        </w:r>
        <w:r w:rsidR="007439FF">
          <w:rPr>
            <w:noProof/>
            <w:webHidden/>
          </w:rPr>
          <w:fldChar w:fldCharType="separate"/>
        </w:r>
        <w:r w:rsidR="007439FF">
          <w:rPr>
            <w:noProof/>
            <w:webHidden/>
          </w:rPr>
          <w:t>14</w:t>
        </w:r>
        <w:r w:rsidR="007439FF">
          <w:rPr>
            <w:noProof/>
            <w:webHidden/>
          </w:rPr>
          <w:fldChar w:fldCharType="end"/>
        </w:r>
      </w:hyperlink>
    </w:p>
    <w:p w:rsidR="007439FF" w:rsidRDefault="00E03000">
      <w:pPr>
        <w:pStyle w:val="TOC2"/>
        <w:rPr>
          <w:rFonts w:ascii="Times New Roman" w:eastAsia="PMingLiU" w:hAnsi="Times New Roman"/>
          <w:noProof/>
          <w:sz w:val="24"/>
          <w:szCs w:val="24"/>
          <w:lang w:eastAsia="zh-TW"/>
        </w:rPr>
      </w:pPr>
      <w:hyperlink w:anchor="_Toc288385602" w:history="1">
        <w:r w:rsidR="007439FF" w:rsidRPr="000B2DA7">
          <w:rPr>
            <w:rStyle w:val="Hyperlink"/>
            <w:noProof/>
          </w:rPr>
          <w:t>9.2</w:t>
        </w:r>
        <w:r w:rsidR="007439FF">
          <w:rPr>
            <w:rFonts w:ascii="Times New Roman" w:eastAsia="PMingLiU" w:hAnsi="Times New Roman"/>
            <w:noProof/>
            <w:sz w:val="24"/>
            <w:szCs w:val="24"/>
            <w:lang w:eastAsia="zh-TW"/>
          </w:rPr>
          <w:tab/>
        </w:r>
        <w:r w:rsidR="007439FF" w:rsidRPr="000B2DA7">
          <w:rPr>
            <w:rStyle w:val="Hyperlink"/>
            <w:noProof/>
          </w:rPr>
          <w:t>Documentation Control</w:t>
        </w:r>
        <w:r w:rsidR="007439FF">
          <w:rPr>
            <w:noProof/>
            <w:webHidden/>
          </w:rPr>
          <w:tab/>
        </w:r>
        <w:r w:rsidR="007439FF">
          <w:rPr>
            <w:noProof/>
            <w:webHidden/>
          </w:rPr>
          <w:fldChar w:fldCharType="begin"/>
        </w:r>
        <w:r w:rsidR="007439FF">
          <w:rPr>
            <w:noProof/>
            <w:webHidden/>
          </w:rPr>
          <w:instrText xml:space="preserve"> PAGEREF _Toc288385602 \h </w:instrText>
        </w:r>
        <w:r w:rsidR="007439FF">
          <w:rPr>
            <w:noProof/>
            <w:webHidden/>
          </w:rPr>
        </w:r>
        <w:r w:rsidR="007439FF">
          <w:rPr>
            <w:noProof/>
            <w:webHidden/>
          </w:rPr>
          <w:fldChar w:fldCharType="separate"/>
        </w:r>
        <w:r w:rsidR="007439FF">
          <w:rPr>
            <w:noProof/>
            <w:webHidden/>
          </w:rPr>
          <w:t>14</w:t>
        </w:r>
        <w:r w:rsidR="007439FF">
          <w:rPr>
            <w:noProof/>
            <w:webHidden/>
          </w:rPr>
          <w:fldChar w:fldCharType="end"/>
        </w:r>
      </w:hyperlink>
    </w:p>
    <w:p w:rsidR="007439FF" w:rsidRDefault="00E03000">
      <w:pPr>
        <w:pStyle w:val="TOC3"/>
        <w:rPr>
          <w:rFonts w:ascii="Times New Roman" w:eastAsia="PMingLiU" w:hAnsi="Times New Roman"/>
          <w:noProof/>
          <w:sz w:val="24"/>
          <w:szCs w:val="24"/>
          <w:lang w:eastAsia="zh-TW"/>
        </w:rPr>
      </w:pPr>
      <w:hyperlink w:anchor="_Toc288385603" w:history="1">
        <w:r w:rsidR="007439FF" w:rsidRPr="000B2DA7">
          <w:rPr>
            <w:rStyle w:val="Hyperlink"/>
            <w:noProof/>
          </w:rPr>
          <w:t>9.2.1</w:t>
        </w:r>
        <w:r w:rsidR="007439FF">
          <w:rPr>
            <w:rFonts w:ascii="Times New Roman" w:eastAsia="PMingLiU" w:hAnsi="Times New Roman"/>
            <w:noProof/>
            <w:sz w:val="24"/>
            <w:szCs w:val="24"/>
            <w:lang w:eastAsia="zh-TW"/>
          </w:rPr>
          <w:tab/>
        </w:r>
        <w:r w:rsidR="007439FF" w:rsidRPr="000B2DA7">
          <w:rPr>
            <w:rStyle w:val="Hyperlink"/>
            <w:noProof/>
          </w:rPr>
          <w:t>Reference Numbers</w:t>
        </w:r>
        <w:r w:rsidR="007439FF">
          <w:rPr>
            <w:noProof/>
            <w:webHidden/>
          </w:rPr>
          <w:tab/>
        </w:r>
        <w:r w:rsidR="007439FF">
          <w:rPr>
            <w:noProof/>
            <w:webHidden/>
          </w:rPr>
          <w:fldChar w:fldCharType="begin"/>
        </w:r>
        <w:r w:rsidR="007439FF">
          <w:rPr>
            <w:noProof/>
            <w:webHidden/>
          </w:rPr>
          <w:instrText xml:space="preserve"> PAGEREF _Toc288385603 \h </w:instrText>
        </w:r>
        <w:r w:rsidR="007439FF">
          <w:rPr>
            <w:noProof/>
            <w:webHidden/>
          </w:rPr>
        </w:r>
        <w:r w:rsidR="007439FF">
          <w:rPr>
            <w:noProof/>
            <w:webHidden/>
          </w:rPr>
          <w:fldChar w:fldCharType="separate"/>
        </w:r>
        <w:r w:rsidR="007439FF">
          <w:rPr>
            <w:noProof/>
            <w:webHidden/>
          </w:rPr>
          <w:t>14</w:t>
        </w:r>
        <w:r w:rsidR="007439FF">
          <w:rPr>
            <w:noProof/>
            <w:webHidden/>
          </w:rPr>
          <w:fldChar w:fldCharType="end"/>
        </w:r>
      </w:hyperlink>
    </w:p>
    <w:p w:rsidR="007439FF" w:rsidRDefault="00E03000">
      <w:pPr>
        <w:pStyle w:val="TOC3"/>
        <w:rPr>
          <w:rFonts w:ascii="Times New Roman" w:eastAsia="PMingLiU" w:hAnsi="Times New Roman"/>
          <w:noProof/>
          <w:sz w:val="24"/>
          <w:szCs w:val="24"/>
          <w:lang w:eastAsia="zh-TW"/>
        </w:rPr>
      </w:pPr>
      <w:hyperlink w:anchor="_Toc288385604" w:history="1">
        <w:r w:rsidR="007439FF" w:rsidRPr="000B2DA7">
          <w:rPr>
            <w:rStyle w:val="Hyperlink"/>
            <w:noProof/>
          </w:rPr>
          <w:t>9.2.2</w:t>
        </w:r>
        <w:r w:rsidR="007439FF">
          <w:rPr>
            <w:rFonts w:ascii="Times New Roman" w:eastAsia="PMingLiU" w:hAnsi="Times New Roman"/>
            <w:noProof/>
            <w:sz w:val="24"/>
            <w:szCs w:val="24"/>
            <w:lang w:eastAsia="zh-TW"/>
          </w:rPr>
          <w:tab/>
        </w:r>
        <w:r w:rsidR="007439FF" w:rsidRPr="000B2DA7">
          <w:rPr>
            <w:rStyle w:val="Hyperlink"/>
            <w:noProof/>
          </w:rPr>
          <w:t>Approval Procedures</w:t>
        </w:r>
        <w:r w:rsidR="007439FF">
          <w:rPr>
            <w:noProof/>
            <w:webHidden/>
          </w:rPr>
          <w:tab/>
        </w:r>
        <w:r w:rsidR="007439FF">
          <w:rPr>
            <w:noProof/>
            <w:webHidden/>
          </w:rPr>
          <w:fldChar w:fldCharType="begin"/>
        </w:r>
        <w:r w:rsidR="007439FF">
          <w:rPr>
            <w:noProof/>
            <w:webHidden/>
          </w:rPr>
          <w:instrText xml:space="preserve"> PAGEREF _Toc288385604 \h </w:instrText>
        </w:r>
        <w:r w:rsidR="007439FF">
          <w:rPr>
            <w:noProof/>
            <w:webHidden/>
          </w:rPr>
        </w:r>
        <w:r w:rsidR="007439FF">
          <w:rPr>
            <w:noProof/>
            <w:webHidden/>
          </w:rPr>
          <w:fldChar w:fldCharType="separate"/>
        </w:r>
        <w:r w:rsidR="007439FF">
          <w:rPr>
            <w:noProof/>
            <w:webHidden/>
          </w:rPr>
          <w:t>14</w:t>
        </w:r>
        <w:r w:rsidR="007439FF">
          <w:rPr>
            <w:noProof/>
            <w:webHidden/>
          </w:rPr>
          <w:fldChar w:fldCharType="end"/>
        </w:r>
      </w:hyperlink>
    </w:p>
    <w:p w:rsidR="007439FF" w:rsidRDefault="00E03000">
      <w:pPr>
        <w:pStyle w:val="TOC3"/>
        <w:rPr>
          <w:rFonts w:ascii="Times New Roman" w:eastAsia="PMingLiU" w:hAnsi="Times New Roman"/>
          <w:noProof/>
          <w:sz w:val="24"/>
          <w:szCs w:val="24"/>
          <w:lang w:eastAsia="zh-TW"/>
        </w:rPr>
      </w:pPr>
      <w:hyperlink w:anchor="_Toc288385605" w:history="1">
        <w:r w:rsidR="007439FF" w:rsidRPr="000B2DA7">
          <w:rPr>
            <w:rStyle w:val="Hyperlink"/>
            <w:noProof/>
          </w:rPr>
          <w:t>9.2.3</w:t>
        </w:r>
        <w:r w:rsidR="007439FF">
          <w:rPr>
            <w:rFonts w:ascii="Times New Roman" w:eastAsia="PMingLiU" w:hAnsi="Times New Roman"/>
            <w:noProof/>
            <w:sz w:val="24"/>
            <w:szCs w:val="24"/>
            <w:lang w:eastAsia="zh-TW"/>
          </w:rPr>
          <w:tab/>
        </w:r>
        <w:r w:rsidR="007439FF" w:rsidRPr="000B2DA7">
          <w:rPr>
            <w:rStyle w:val="Hyperlink"/>
            <w:noProof/>
          </w:rPr>
          <w:t>First Version</w:t>
        </w:r>
        <w:r w:rsidR="007439FF">
          <w:rPr>
            <w:noProof/>
            <w:webHidden/>
          </w:rPr>
          <w:tab/>
        </w:r>
        <w:r w:rsidR="007439FF">
          <w:rPr>
            <w:noProof/>
            <w:webHidden/>
          </w:rPr>
          <w:fldChar w:fldCharType="begin"/>
        </w:r>
        <w:r w:rsidR="007439FF">
          <w:rPr>
            <w:noProof/>
            <w:webHidden/>
          </w:rPr>
          <w:instrText xml:space="preserve"> PAGEREF _Toc288385605 \h </w:instrText>
        </w:r>
        <w:r w:rsidR="007439FF">
          <w:rPr>
            <w:noProof/>
            <w:webHidden/>
          </w:rPr>
        </w:r>
        <w:r w:rsidR="007439FF">
          <w:rPr>
            <w:noProof/>
            <w:webHidden/>
          </w:rPr>
          <w:fldChar w:fldCharType="separate"/>
        </w:r>
        <w:r w:rsidR="007439FF">
          <w:rPr>
            <w:noProof/>
            <w:webHidden/>
          </w:rPr>
          <w:t>14</w:t>
        </w:r>
        <w:r w:rsidR="007439FF">
          <w:rPr>
            <w:noProof/>
            <w:webHidden/>
          </w:rPr>
          <w:fldChar w:fldCharType="end"/>
        </w:r>
      </w:hyperlink>
    </w:p>
    <w:p w:rsidR="007439FF" w:rsidRDefault="00E03000">
      <w:pPr>
        <w:pStyle w:val="TOC3"/>
        <w:rPr>
          <w:rFonts w:ascii="Times New Roman" w:eastAsia="PMingLiU" w:hAnsi="Times New Roman"/>
          <w:noProof/>
          <w:sz w:val="24"/>
          <w:szCs w:val="24"/>
          <w:lang w:eastAsia="zh-TW"/>
        </w:rPr>
      </w:pPr>
      <w:hyperlink w:anchor="_Toc288385606" w:history="1">
        <w:r w:rsidR="007439FF" w:rsidRPr="000B2DA7">
          <w:rPr>
            <w:rStyle w:val="Hyperlink"/>
            <w:noProof/>
          </w:rPr>
          <w:t>9.2.4</w:t>
        </w:r>
        <w:r w:rsidR="007439FF">
          <w:rPr>
            <w:rFonts w:ascii="Times New Roman" w:eastAsia="PMingLiU" w:hAnsi="Times New Roman"/>
            <w:noProof/>
            <w:sz w:val="24"/>
            <w:szCs w:val="24"/>
            <w:lang w:eastAsia="zh-TW"/>
          </w:rPr>
          <w:tab/>
        </w:r>
        <w:r w:rsidR="007439FF" w:rsidRPr="000B2DA7">
          <w:rPr>
            <w:rStyle w:val="Hyperlink"/>
            <w:noProof/>
          </w:rPr>
          <w:t>Updated Versions</w:t>
        </w:r>
        <w:r w:rsidR="007439FF">
          <w:rPr>
            <w:noProof/>
            <w:webHidden/>
          </w:rPr>
          <w:tab/>
        </w:r>
        <w:r w:rsidR="007439FF">
          <w:rPr>
            <w:noProof/>
            <w:webHidden/>
          </w:rPr>
          <w:fldChar w:fldCharType="begin"/>
        </w:r>
        <w:r w:rsidR="007439FF">
          <w:rPr>
            <w:noProof/>
            <w:webHidden/>
          </w:rPr>
          <w:instrText xml:space="preserve"> PAGEREF _Toc288385606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E03000">
      <w:pPr>
        <w:pStyle w:val="TOC3"/>
        <w:rPr>
          <w:rFonts w:ascii="Times New Roman" w:eastAsia="PMingLiU" w:hAnsi="Times New Roman"/>
          <w:noProof/>
          <w:sz w:val="24"/>
          <w:szCs w:val="24"/>
          <w:lang w:eastAsia="zh-TW"/>
        </w:rPr>
      </w:pPr>
      <w:hyperlink w:anchor="_Toc288385607" w:history="1">
        <w:r w:rsidR="007439FF" w:rsidRPr="000B2DA7">
          <w:rPr>
            <w:rStyle w:val="Hyperlink"/>
            <w:noProof/>
          </w:rPr>
          <w:t>9.2.5</w:t>
        </w:r>
        <w:r w:rsidR="007439FF">
          <w:rPr>
            <w:rFonts w:ascii="Times New Roman" w:eastAsia="PMingLiU" w:hAnsi="Times New Roman"/>
            <w:noProof/>
            <w:sz w:val="24"/>
            <w:szCs w:val="24"/>
            <w:lang w:eastAsia="zh-TW"/>
          </w:rPr>
          <w:tab/>
        </w:r>
        <w:r w:rsidR="007439FF" w:rsidRPr="000B2DA7">
          <w:rPr>
            <w:rStyle w:val="Hyperlink"/>
            <w:noProof/>
          </w:rPr>
          <w:t>Filing</w:t>
        </w:r>
        <w:r w:rsidR="007439FF">
          <w:rPr>
            <w:noProof/>
            <w:webHidden/>
          </w:rPr>
          <w:tab/>
        </w:r>
        <w:r w:rsidR="007439FF">
          <w:rPr>
            <w:noProof/>
            <w:webHidden/>
          </w:rPr>
          <w:fldChar w:fldCharType="begin"/>
        </w:r>
        <w:r w:rsidR="007439FF">
          <w:rPr>
            <w:noProof/>
            <w:webHidden/>
          </w:rPr>
          <w:instrText xml:space="preserve"> PAGEREF _Toc288385607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E03000">
      <w:pPr>
        <w:pStyle w:val="TOC2"/>
        <w:rPr>
          <w:rFonts w:ascii="Times New Roman" w:eastAsia="PMingLiU" w:hAnsi="Times New Roman"/>
          <w:noProof/>
          <w:sz w:val="24"/>
          <w:szCs w:val="24"/>
          <w:lang w:eastAsia="zh-TW"/>
        </w:rPr>
      </w:pPr>
      <w:hyperlink w:anchor="_Toc288385608" w:history="1">
        <w:r w:rsidR="007439FF" w:rsidRPr="000B2DA7">
          <w:rPr>
            <w:rStyle w:val="Hyperlink"/>
            <w:noProof/>
          </w:rPr>
          <w:t>9.3</w:t>
        </w:r>
        <w:r w:rsidR="007439FF">
          <w:rPr>
            <w:rFonts w:ascii="Times New Roman" w:eastAsia="PMingLiU" w:hAnsi="Times New Roman"/>
            <w:noProof/>
            <w:sz w:val="24"/>
            <w:szCs w:val="24"/>
            <w:lang w:eastAsia="zh-TW"/>
          </w:rPr>
          <w:tab/>
        </w:r>
        <w:r w:rsidR="007439FF" w:rsidRPr="000B2DA7">
          <w:rPr>
            <w:rStyle w:val="Hyperlink"/>
            <w:noProof/>
          </w:rPr>
          <w:t>Software Configuration Management</w:t>
        </w:r>
        <w:r w:rsidR="007439FF">
          <w:rPr>
            <w:noProof/>
            <w:webHidden/>
          </w:rPr>
          <w:tab/>
        </w:r>
        <w:r w:rsidR="007439FF">
          <w:rPr>
            <w:noProof/>
            <w:webHidden/>
          </w:rPr>
          <w:fldChar w:fldCharType="begin"/>
        </w:r>
        <w:r w:rsidR="007439FF">
          <w:rPr>
            <w:noProof/>
            <w:webHidden/>
          </w:rPr>
          <w:instrText xml:space="preserve"> PAGEREF _Toc288385608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E03000">
      <w:pPr>
        <w:pStyle w:val="TOC3"/>
        <w:rPr>
          <w:rFonts w:ascii="Times New Roman" w:eastAsia="PMingLiU" w:hAnsi="Times New Roman"/>
          <w:noProof/>
          <w:sz w:val="24"/>
          <w:szCs w:val="24"/>
          <w:lang w:eastAsia="zh-TW"/>
        </w:rPr>
      </w:pPr>
      <w:hyperlink w:anchor="_Toc288385609" w:history="1">
        <w:r w:rsidR="007439FF" w:rsidRPr="000B2DA7">
          <w:rPr>
            <w:rStyle w:val="Hyperlink"/>
            <w:noProof/>
          </w:rPr>
          <w:t>9.3.1</w:t>
        </w:r>
        <w:r w:rsidR="007439FF">
          <w:rPr>
            <w:rFonts w:ascii="Times New Roman" w:eastAsia="PMingLiU" w:hAnsi="Times New Roman"/>
            <w:noProof/>
            <w:sz w:val="24"/>
            <w:szCs w:val="24"/>
            <w:lang w:eastAsia="zh-TW"/>
          </w:rPr>
          <w:tab/>
        </w:r>
        <w:r w:rsidR="007439FF" w:rsidRPr="000B2DA7">
          <w:rPr>
            <w:rStyle w:val="Hyperlink"/>
            <w:noProof/>
          </w:rPr>
          <w:t>Observation Reports</w:t>
        </w:r>
        <w:r w:rsidR="007439FF">
          <w:rPr>
            <w:noProof/>
            <w:webHidden/>
          </w:rPr>
          <w:tab/>
        </w:r>
        <w:r w:rsidR="007439FF">
          <w:rPr>
            <w:noProof/>
            <w:webHidden/>
          </w:rPr>
          <w:fldChar w:fldCharType="begin"/>
        </w:r>
        <w:r w:rsidR="007439FF">
          <w:rPr>
            <w:noProof/>
            <w:webHidden/>
          </w:rPr>
          <w:instrText xml:space="preserve"> PAGEREF _Toc288385609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E03000">
      <w:pPr>
        <w:pStyle w:val="TOC3"/>
        <w:rPr>
          <w:rFonts w:ascii="Times New Roman" w:eastAsia="PMingLiU" w:hAnsi="Times New Roman"/>
          <w:noProof/>
          <w:sz w:val="24"/>
          <w:szCs w:val="24"/>
          <w:lang w:eastAsia="zh-TW"/>
        </w:rPr>
      </w:pPr>
      <w:hyperlink w:anchor="_Toc288385610" w:history="1">
        <w:r w:rsidR="007439FF" w:rsidRPr="000B2DA7">
          <w:rPr>
            <w:rStyle w:val="Hyperlink"/>
            <w:noProof/>
          </w:rPr>
          <w:t>9.3.2</w:t>
        </w:r>
        <w:r w:rsidR="007439FF">
          <w:rPr>
            <w:rFonts w:ascii="Times New Roman" w:eastAsia="PMingLiU" w:hAnsi="Times New Roman"/>
            <w:noProof/>
            <w:sz w:val="24"/>
            <w:szCs w:val="24"/>
            <w:lang w:eastAsia="zh-TW"/>
          </w:rPr>
          <w:tab/>
        </w:r>
        <w:r w:rsidR="007439FF" w:rsidRPr="000B2DA7">
          <w:rPr>
            <w:rStyle w:val="Hyperlink"/>
            <w:noProof/>
          </w:rPr>
          <w:t>Change Authority</w:t>
        </w:r>
        <w:r w:rsidR="007439FF">
          <w:rPr>
            <w:noProof/>
            <w:webHidden/>
          </w:rPr>
          <w:tab/>
        </w:r>
        <w:r w:rsidR="007439FF">
          <w:rPr>
            <w:noProof/>
            <w:webHidden/>
          </w:rPr>
          <w:fldChar w:fldCharType="begin"/>
        </w:r>
        <w:r w:rsidR="007439FF">
          <w:rPr>
            <w:noProof/>
            <w:webHidden/>
          </w:rPr>
          <w:instrText xml:space="preserve"> PAGEREF _Toc288385610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E03000">
      <w:pPr>
        <w:pStyle w:val="TOC3"/>
        <w:rPr>
          <w:rFonts w:ascii="Times New Roman" w:eastAsia="PMingLiU" w:hAnsi="Times New Roman"/>
          <w:noProof/>
          <w:sz w:val="24"/>
          <w:szCs w:val="24"/>
          <w:lang w:eastAsia="zh-TW"/>
        </w:rPr>
      </w:pPr>
      <w:hyperlink w:anchor="_Toc288385611" w:history="1">
        <w:r w:rsidR="007439FF" w:rsidRPr="000B2DA7">
          <w:rPr>
            <w:rStyle w:val="Hyperlink"/>
            <w:noProof/>
          </w:rPr>
          <w:t>9.3.3</w:t>
        </w:r>
        <w:r w:rsidR="007439FF">
          <w:rPr>
            <w:rFonts w:ascii="Times New Roman" w:eastAsia="PMingLiU" w:hAnsi="Times New Roman"/>
            <w:noProof/>
            <w:sz w:val="24"/>
            <w:szCs w:val="24"/>
            <w:lang w:eastAsia="zh-TW"/>
          </w:rPr>
          <w:tab/>
        </w:r>
        <w:r w:rsidR="007439FF" w:rsidRPr="000B2DA7">
          <w:rPr>
            <w:rStyle w:val="Hyperlink"/>
            <w:noProof/>
          </w:rPr>
          <w:t>Record of Changes</w:t>
        </w:r>
        <w:r w:rsidR="007439FF">
          <w:rPr>
            <w:noProof/>
            <w:webHidden/>
          </w:rPr>
          <w:tab/>
        </w:r>
        <w:r w:rsidR="007439FF">
          <w:rPr>
            <w:noProof/>
            <w:webHidden/>
          </w:rPr>
          <w:fldChar w:fldCharType="begin"/>
        </w:r>
        <w:r w:rsidR="007439FF">
          <w:rPr>
            <w:noProof/>
            <w:webHidden/>
          </w:rPr>
          <w:instrText xml:space="preserve"> PAGEREF _Toc288385611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E03000">
      <w:pPr>
        <w:pStyle w:val="TOC3"/>
        <w:rPr>
          <w:rFonts w:ascii="Times New Roman" w:eastAsia="PMingLiU" w:hAnsi="Times New Roman"/>
          <w:noProof/>
          <w:sz w:val="24"/>
          <w:szCs w:val="24"/>
          <w:lang w:eastAsia="zh-TW"/>
        </w:rPr>
      </w:pPr>
      <w:hyperlink w:anchor="_Toc288385612" w:history="1">
        <w:r w:rsidR="007439FF" w:rsidRPr="000B2DA7">
          <w:rPr>
            <w:rStyle w:val="Hyperlink"/>
            <w:noProof/>
          </w:rPr>
          <w:t>9.3.4</w:t>
        </w:r>
        <w:r w:rsidR="007439FF">
          <w:rPr>
            <w:rFonts w:ascii="Times New Roman" w:eastAsia="PMingLiU" w:hAnsi="Times New Roman"/>
            <w:noProof/>
            <w:sz w:val="24"/>
            <w:szCs w:val="24"/>
            <w:lang w:eastAsia="zh-TW"/>
          </w:rPr>
          <w:tab/>
        </w:r>
        <w:r w:rsidR="007439FF" w:rsidRPr="000B2DA7">
          <w:rPr>
            <w:rStyle w:val="Hyperlink"/>
            <w:noProof/>
          </w:rPr>
          <w:t>Testing of Changes</w:t>
        </w:r>
        <w:r w:rsidR="007439FF">
          <w:rPr>
            <w:noProof/>
            <w:webHidden/>
          </w:rPr>
          <w:tab/>
        </w:r>
        <w:r w:rsidR="007439FF">
          <w:rPr>
            <w:noProof/>
            <w:webHidden/>
          </w:rPr>
          <w:fldChar w:fldCharType="begin"/>
        </w:r>
        <w:r w:rsidR="007439FF">
          <w:rPr>
            <w:noProof/>
            <w:webHidden/>
          </w:rPr>
          <w:instrText xml:space="preserve"> PAGEREF _Toc288385612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E03000">
      <w:pPr>
        <w:pStyle w:val="TOC3"/>
        <w:rPr>
          <w:rFonts w:ascii="Times New Roman" w:eastAsia="PMingLiU" w:hAnsi="Times New Roman"/>
          <w:noProof/>
          <w:sz w:val="24"/>
          <w:szCs w:val="24"/>
          <w:lang w:eastAsia="zh-TW"/>
        </w:rPr>
      </w:pPr>
      <w:hyperlink w:anchor="_Toc288385613" w:history="1">
        <w:r w:rsidR="007439FF" w:rsidRPr="000B2DA7">
          <w:rPr>
            <w:rStyle w:val="Hyperlink"/>
            <w:noProof/>
          </w:rPr>
          <w:t>9.3.5</w:t>
        </w:r>
        <w:r w:rsidR="007439FF">
          <w:rPr>
            <w:rFonts w:ascii="Times New Roman" w:eastAsia="PMingLiU" w:hAnsi="Times New Roman"/>
            <w:noProof/>
            <w:sz w:val="24"/>
            <w:szCs w:val="24"/>
            <w:lang w:eastAsia="zh-TW"/>
          </w:rPr>
          <w:tab/>
        </w:r>
        <w:r w:rsidR="007439FF" w:rsidRPr="000B2DA7">
          <w:rPr>
            <w:rStyle w:val="Hyperlink"/>
            <w:noProof/>
          </w:rPr>
          <w:t>Software Configuration</w:t>
        </w:r>
        <w:r w:rsidR="007439FF">
          <w:rPr>
            <w:noProof/>
            <w:webHidden/>
          </w:rPr>
          <w:tab/>
        </w:r>
        <w:r w:rsidR="007439FF">
          <w:rPr>
            <w:noProof/>
            <w:webHidden/>
          </w:rPr>
          <w:fldChar w:fldCharType="begin"/>
        </w:r>
        <w:r w:rsidR="007439FF">
          <w:rPr>
            <w:noProof/>
            <w:webHidden/>
          </w:rPr>
          <w:instrText xml:space="preserve"> PAGEREF _Toc288385613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E03000">
      <w:pPr>
        <w:pStyle w:val="TOC1"/>
        <w:tabs>
          <w:tab w:val="left" w:pos="709"/>
          <w:tab w:val="right" w:leader="dot" w:pos="9016"/>
        </w:tabs>
        <w:rPr>
          <w:rFonts w:ascii="Times New Roman" w:eastAsia="PMingLiU" w:hAnsi="Times New Roman"/>
          <w:noProof/>
          <w:sz w:val="24"/>
          <w:szCs w:val="24"/>
          <w:lang w:eastAsia="zh-TW"/>
        </w:rPr>
      </w:pPr>
      <w:hyperlink w:anchor="_Toc288385614" w:history="1">
        <w:r w:rsidR="007439FF" w:rsidRPr="000B2DA7">
          <w:rPr>
            <w:rStyle w:val="Hyperlink"/>
            <w:noProof/>
          </w:rPr>
          <w:t>10.</w:t>
        </w:r>
        <w:r w:rsidR="007439FF">
          <w:rPr>
            <w:rFonts w:ascii="Times New Roman" w:eastAsia="PMingLiU" w:hAnsi="Times New Roman"/>
            <w:noProof/>
            <w:sz w:val="24"/>
            <w:szCs w:val="24"/>
            <w:lang w:eastAsia="zh-TW"/>
          </w:rPr>
          <w:tab/>
        </w:r>
        <w:r w:rsidR="007439FF" w:rsidRPr="000B2DA7">
          <w:rPr>
            <w:rStyle w:val="Hyperlink"/>
            <w:noProof/>
          </w:rPr>
          <w:t>USER CONTROL</w:t>
        </w:r>
        <w:r w:rsidR="007439FF">
          <w:rPr>
            <w:noProof/>
            <w:webHidden/>
          </w:rPr>
          <w:tab/>
        </w:r>
        <w:r w:rsidR="007439FF">
          <w:rPr>
            <w:noProof/>
            <w:webHidden/>
          </w:rPr>
          <w:fldChar w:fldCharType="begin"/>
        </w:r>
        <w:r w:rsidR="007439FF">
          <w:rPr>
            <w:noProof/>
            <w:webHidden/>
          </w:rPr>
          <w:instrText xml:space="preserve"> PAGEREF _Toc288385614 \h </w:instrText>
        </w:r>
        <w:r w:rsidR="007439FF">
          <w:rPr>
            <w:noProof/>
            <w:webHidden/>
          </w:rPr>
        </w:r>
        <w:r w:rsidR="007439FF">
          <w:rPr>
            <w:noProof/>
            <w:webHidden/>
          </w:rPr>
          <w:fldChar w:fldCharType="separate"/>
        </w:r>
        <w:r w:rsidR="007439FF">
          <w:rPr>
            <w:noProof/>
            <w:webHidden/>
          </w:rPr>
          <w:t>17</w:t>
        </w:r>
        <w:r w:rsidR="007439FF">
          <w:rPr>
            <w:noProof/>
            <w:webHidden/>
          </w:rPr>
          <w:fldChar w:fldCharType="end"/>
        </w:r>
      </w:hyperlink>
    </w:p>
    <w:p w:rsidR="007439FF" w:rsidRDefault="00E03000">
      <w:pPr>
        <w:pStyle w:val="TOC2"/>
        <w:rPr>
          <w:rFonts w:ascii="Times New Roman" w:eastAsia="PMingLiU" w:hAnsi="Times New Roman"/>
          <w:noProof/>
          <w:sz w:val="24"/>
          <w:szCs w:val="24"/>
          <w:lang w:eastAsia="zh-TW"/>
        </w:rPr>
      </w:pPr>
      <w:hyperlink w:anchor="_Toc288385615" w:history="1">
        <w:r w:rsidR="007439FF" w:rsidRPr="000B2DA7">
          <w:rPr>
            <w:rStyle w:val="Hyperlink"/>
            <w:noProof/>
          </w:rPr>
          <w:t>10.1</w:t>
        </w:r>
        <w:r w:rsidR="007439FF">
          <w:rPr>
            <w:rFonts w:ascii="Times New Roman" w:eastAsia="PMingLiU" w:hAnsi="Times New Roman"/>
            <w:noProof/>
            <w:sz w:val="24"/>
            <w:szCs w:val="24"/>
            <w:lang w:eastAsia="zh-TW"/>
          </w:rPr>
          <w:tab/>
        </w:r>
        <w:r w:rsidR="007439FF" w:rsidRPr="000B2DA7">
          <w:rPr>
            <w:rStyle w:val="Hyperlink"/>
            <w:noProof/>
          </w:rPr>
          <w:t>User Requirements Specification.</w:t>
        </w:r>
        <w:r w:rsidR="007439FF">
          <w:rPr>
            <w:noProof/>
            <w:webHidden/>
          </w:rPr>
          <w:tab/>
        </w:r>
        <w:r w:rsidR="007439FF">
          <w:rPr>
            <w:noProof/>
            <w:webHidden/>
          </w:rPr>
          <w:fldChar w:fldCharType="begin"/>
        </w:r>
        <w:r w:rsidR="007439FF">
          <w:rPr>
            <w:noProof/>
            <w:webHidden/>
          </w:rPr>
          <w:instrText xml:space="preserve"> PAGEREF _Toc288385615 \h </w:instrText>
        </w:r>
        <w:r w:rsidR="007439FF">
          <w:rPr>
            <w:noProof/>
            <w:webHidden/>
          </w:rPr>
        </w:r>
        <w:r w:rsidR="007439FF">
          <w:rPr>
            <w:noProof/>
            <w:webHidden/>
          </w:rPr>
          <w:fldChar w:fldCharType="separate"/>
        </w:r>
        <w:r w:rsidR="007439FF">
          <w:rPr>
            <w:noProof/>
            <w:webHidden/>
          </w:rPr>
          <w:t>17</w:t>
        </w:r>
        <w:r w:rsidR="007439FF">
          <w:rPr>
            <w:noProof/>
            <w:webHidden/>
          </w:rPr>
          <w:fldChar w:fldCharType="end"/>
        </w:r>
      </w:hyperlink>
    </w:p>
    <w:p w:rsidR="007439FF" w:rsidRDefault="00E03000">
      <w:pPr>
        <w:pStyle w:val="TOC2"/>
        <w:rPr>
          <w:rFonts w:ascii="Times New Roman" w:eastAsia="PMingLiU" w:hAnsi="Times New Roman"/>
          <w:noProof/>
          <w:sz w:val="24"/>
          <w:szCs w:val="24"/>
          <w:lang w:eastAsia="zh-TW"/>
        </w:rPr>
      </w:pPr>
      <w:hyperlink w:anchor="_Toc288385616" w:history="1">
        <w:r w:rsidR="007439FF" w:rsidRPr="000B2DA7">
          <w:rPr>
            <w:rStyle w:val="Hyperlink"/>
            <w:noProof/>
          </w:rPr>
          <w:t>10.2.</w:t>
        </w:r>
        <w:r w:rsidR="007439FF">
          <w:rPr>
            <w:rFonts w:ascii="Times New Roman" w:eastAsia="PMingLiU" w:hAnsi="Times New Roman"/>
            <w:noProof/>
            <w:sz w:val="24"/>
            <w:szCs w:val="24"/>
            <w:lang w:eastAsia="zh-TW"/>
          </w:rPr>
          <w:tab/>
        </w:r>
        <w:r w:rsidR="007439FF" w:rsidRPr="000B2DA7">
          <w:rPr>
            <w:rStyle w:val="Hyperlink"/>
            <w:noProof/>
          </w:rPr>
          <w:t>Prototyping.</w:t>
        </w:r>
        <w:r w:rsidR="007439FF">
          <w:rPr>
            <w:noProof/>
            <w:webHidden/>
          </w:rPr>
          <w:tab/>
        </w:r>
        <w:r w:rsidR="007439FF">
          <w:rPr>
            <w:noProof/>
            <w:webHidden/>
          </w:rPr>
          <w:fldChar w:fldCharType="begin"/>
        </w:r>
        <w:r w:rsidR="007439FF">
          <w:rPr>
            <w:noProof/>
            <w:webHidden/>
          </w:rPr>
          <w:instrText xml:space="preserve"> PAGEREF _Toc288385616 \h </w:instrText>
        </w:r>
        <w:r w:rsidR="007439FF">
          <w:rPr>
            <w:noProof/>
            <w:webHidden/>
          </w:rPr>
        </w:r>
        <w:r w:rsidR="007439FF">
          <w:rPr>
            <w:noProof/>
            <w:webHidden/>
          </w:rPr>
          <w:fldChar w:fldCharType="separate"/>
        </w:r>
        <w:r w:rsidR="007439FF">
          <w:rPr>
            <w:noProof/>
            <w:webHidden/>
          </w:rPr>
          <w:t>17</w:t>
        </w:r>
        <w:r w:rsidR="007439FF">
          <w:rPr>
            <w:noProof/>
            <w:webHidden/>
          </w:rPr>
          <w:fldChar w:fldCharType="end"/>
        </w:r>
      </w:hyperlink>
    </w:p>
    <w:p w:rsidR="007439FF" w:rsidRDefault="00E03000">
      <w:pPr>
        <w:pStyle w:val="TOC2"/>
        <w:rPr>
          <w:rFonts w:ascii="Times New Roman" w:eastAsia="PMingLiU" w:hAnsi="Times New Roman"/>
          <w:noProof/>
          <w:sz w:val="24"/>
          <w:szCs w:val="24"/>
          <w:lang w:eastAsia="zh-TW"/>
        </w:rPr>
      </w:pPr>
      <w:hyperlink w:anchor="_Toc288385617" w:history="1">
        <w:r w:rsidR="007439FF" w:rsidRPr="000B2DA7">
          <w:rPr>
            <w:rStyle w:val="Hyperlink"/>
            <w:noProof/>
          </w:rPr>
          <w:t>10.3.</w:t>
        </w:r>
        <w:r w:rsidR="007439FF">
          <w:rPr>
            <w:rFonts w:ascii="Times New Roman" w:eastAsia="PMingLiU" w:hAnsi="Times New Roman"/>
            <w:noProof/>
            <w:sz w:val="24"/>
            <w:szCs w:val="24"/>
            <w:lang w:eastAsia="zh-TW"/>
          </w:rPr>
          <w:tab/>
        </w:r>
        <w:r w:rsidR="007439FF" w:rsidRPr="000B2DA7">
          <w:rPr>
            <w:rStyle w:val="Hyperlink"/>
            <w:noProof/>
          </w:rPr>
          <w:t>System Specification.</w:t>
        </w:r>
        <w:r w:rsidR="007439FF">
          <w:rPr>
            <w:noProof/>
            <w:webHidden/>
          </w:rPr>
          <w:tab/>
        </w:r>
        <w:r w:rsidR="007439FF">
          <w:rPr>
            <w:noProof/>
            <w:webHidden/>
          </w:rPr>
          <w:fldChar w:fldCharType="begin"/>
        </w:r>
        <w:r w:rsidR="007439FF">
          <w:rPr>
            <w:noProof/>
            <w:webHidden/>
          </w:rPr>
          <w:instrText xml:space="preserve"> PAGEREF _Toc288385617 \h </w:instrText>
        </w:r>
        <w:r w:rsidR="007439FF">
          <w:rPr>
            <w:noProof/>
            <w:webHidden/>
          </w:rPr>
        </w:r>
        <w:r w:rsidR="007439FF">
          <w:rPr>
            <w:noProof/>
            <w:webHidden/>
          </w:rPr>
          <w:fldChar w:fldCharType="separate"/>
        </w:r>
        <w:r w:rsidR="007439FF">
          <w:rPr>
            <w:noProof/>
            <w:webHidden/>
          </w:rPr>
          <w:t>17</w:t>
        </w:r>
        <w:r w:rsidR="007439FF">
          <w:rPr>
            <w:noProof/>
            <w:webHidden/>
          </w:rPr>
          <w:fldChar w:fldCharType="end"/>
        </w:r>
      </w:hyperlink>
    </w:p>
    <w:p w:rsidR="007439FF" w:rsidRDefault="00E03000">
      <w:pPr>
        <w:pStyle w:val="TOC2"/>
        <w:rPr>
          <w:rFonts w:ascii="Times New Roman" w:eastAsia="PMingLiU" w:hAnsi="Times New Roman"/>
          <w:noProof/>
          <w:sz w:val="24"/>
          <w:szCs w:val="24"/>
          <w:lang w:eastAsia="zh-TW"/>
        </w:rPr>
      </w:pPr>
      <w:hyperlink w:anchor="_Toc288385618" w:history="1">
        <w:r w:rsidR="007439FF" w:rsidRPr="000B2DA7">
          <w:rPr>
            <w:rStyle w:val="Hyperlink"/>
            <w:noProof/>
          </w:rPr>
          <w:t>10.4.</w:t>
        </w:r>
        <w:r w:rsidR="007439FF">
          <w:rPr>
            <w:rFonts w:ascii="Times New Roman" w:eastAsia="PMingLiU" w:hAnsi="Times New Roman"/>
            <w:noProof/>
            <w:sz w:val="24"/>
            <w:szCs w:val="24"/>
            <w:lang w:eastAsia="zh-TW"/>
          </w:rPr>
          <w:tab/>
        </w:r>
        <w:r w:rsidR="007439FF" w:rsidRPr="000B2DA7">
          <w:rPr>
            <w:rStyle w:val="Hyperlink"/>
            <w:noProof/>
          </w:rPr>
          <w:t>Enhancement Specification.</w:t>
        </w:r>
        <w:r w:rsidR="007439FF">
          <w:rPr>
            <w:noProof/>
            <w:webHidden/>
          </w:rPr>
          <w:tab/>
        </w:r>
        <w:r w:rsidR="007439FF">
          <w:rPr>
            <w:noProof/>
            <w:webHidden/>
          </w:rPr>
          <w:fldChar w:fldCharType="begin"/>
        </w:r>
        <w:r w:rsidR="007439FF">
          <w:rPr>
            <w:noProof/>
            <w:webHidden/>
          </w:rPr>
          <w:instrText xml:space="preserve"> PAGEREF _Toc288385618 \h </w:instrText>
        </w:r>
        <w:r w:rsidR="007439FF">
          <w:rPr>
            <w:noProof/>
            <w:webHidden/>
          </w:rPr>
        </w:r>
        <w:r w:rsidR="007439FF">
          <w:rPr>
            <w:noProof/>
            <w:webHidden/>
          </w:rPr>
          <w:fldChar w:fldCharType="separate"/>
        </w:r>
        <w:r w:rsidR="007439FF">
          <w:rPr>
            <w:noProof/>
            <w:webHidden/>
          </w:rPr>
          <w:t>17</w:t>
        </w:r>
        <w:r w:rsidR="007439FF">
          <w:rPr>
            <w:noProof/>
            <w:webHidden/>
          </w:rPr>
          <w:fldChar w:fldCharType="end"/>
        </w:r>
      </w:hyperlink>
    </w:p>
    <w:p w:rsidR="007439FF" w:rsidRDefault="00E03000">
      <w:pPr>
        <w:pStyle w:val="TOC2"/>
        <w:rPr>
          <w:rFonts w:ascii="Times New Roman" w:eastAsia="PMingLiU" w:hAnsi="Times New Roman"/>
          <w:noProof/>
          <w:sz w:val="24"/>
          <w:szCs w:val="24"/>
          <w:lang w:eastAsia="zh-TW"/>
        </w:rPr>
      </w:pPr>
      <w:hyperlink w:anchor="_Toc288385619" w:history="1">
        <w:r w:rsidR="007439FF" w:rsidRPr="000B2DA7">
          <w:rPr>
            <w:rStyle w:val="Hyperlink"/>
            <w:noProof/>
          </w:rPr>
          <w:t>10.5.</w:t>
        </w:r>
        <w:r w:rsidR="007439FF">
          <w:rPr>
            <w:rFonts w:ascii="Times New Roman" w:eastAsia="PMingLiU" w:hAnsi="Times New Roman"/>
            <w:noProof/>
            <w:sz w:val="24"/>
            <w:szCs w:val="24"/>
            <w:lang w:eastAsia="zh-TW"/>
          </w:rPr>
          <w:tab/>
        </w:r>
        <w:r w:rsidR="007439FF" w:rsidRPr="000B2DA7">
          <w:rPr>
            <w:rStyle w:val="Hyperlink"/>
            <w:noProof/>
          </w:rPr>
          <w:t>User Trial Plan.</w:t>
        </w:r>
        <w:r w:rsidR="007439FF">
          <w:rPr>
            <w:noProof/>
            <w:webHidden/>
          </w:rPr>
          <w:tab/>
        </w:r>
        <w:r w:rsidR="007439FF">
          <w:rPr>
            <w:noProof/>
            <w:webHidden/>
          </w:rPr>
          <w:fldChar w:fldCharType="begin"/>
        </w:r>
        <w:r w:rsidR="007439FF">
          <w:rPr>
            <w:noProof/>
            <w:webHidden/>
          </w:rPr>
          <w:instrText xml:space="preserve"> PAGEREF _Toc288385619 \h </w:instrText>
        </w:r>
        <w:r w:rsidR="007439FF">
          <w:rPr>
            <w:noProof/>
            <w:webHidden/>
          </w:rPr>
        </w:r>
        <w:r w:rsidR="007439FF">
          <w:rPr>
            <w:noProof/>
            <w:webHidden/>
          </w:rPr>
          <w:fldChar w:fldCharType="separate"/>
        </w:r>
        <w:r w:rsidR="007439FF">
          <w:rPr>
            <w:noProof/>
            <w:webHidden/>
          </w:rPr>
          <w:t>17</w:t>
        </w:r>
        <w:r w:rsidR="007439FF">
          <w:rPr>
            <w:noProof/>
            <w:webHidden/>
          </w:rPr>
          <w:fldChar w:fldCharType="end"/>
        </w:r>
      </w:hyperlink>
    </w:p>
    <w:p w:rsidR="007439FF" w:rsidRDefault="00E03000">
      <w:pPr>
        <w:pStyle w:val="TOC2"/>
        <w:rPr>
          <w:rFonts w:ascii="Times New Roman" w:eastAsia="PMingLiU" w:hAnsi="Times New Roman"/>
          <w:noProof/>
          <w:sz w:val="24"/>
          <w:szCs w:val="24"/>
          <w:lang w:eastAsia="zh-TW"/>
        </w:rPr>
      </w:pPr>
      <w:hyperlink w:anchor="_Toc288385620" w:history="1">
        <w:r w:rsidR="007439FF" w:rsidRPr="000B2DA7">
          <w:rPr>
            <w:rStyle w:val="Hyperlink"/>
            <w:noProof/>
          </w:rPr>
          <w:t>10.6.</w:t>
        </w:r>
        <w:r w:rsidR="007439FF">
          <w:rPr>
            <w:rFonts w:ascii="Times New Roman" w:eastAsia="PMingLiU" w:hAnsi="Times New Roman"/>
            <w:noProof/>
            <w:sz w:val="24"/>
            <w:szCs w:val="24"/>
            <w:lang w:eastAsia="zh-TW"/>
          </w:rPr>
          <w:tab/>
        </w:r>
        <w:r w:rsidR="007439FF" w:rsidRPr="000B2DA7">
          <w:rPr>
            <w:rStyle w:val="Hyperlink"/>
            <w:noProof/>
          </w:rPr>
          <w:t>User’s Manual.</w:t>
        </w:r>
        <w:r w:rsidR="007439FF">
          <w:rPr>
            <w:noProof/>
            <w:webHidden/>
          </w:rPr>
          <w:tab/>
        </w:r>
        <w:r w:rsidR="007439FF">
          <w:rPr>
            <w:noProof/>
            <w:webHidden/>
          </w:rPr>
          <w:fldChar w:fldCharType="begin"/>
        </w:r>
        <w:r w:rsidR="007439FF">
          <w:rPr>
            <w:noProof/>
            <w:webHidden/>
          </w:rPr>
          <w:instrText xml:space="preserve"> PAGEREF _Toc288385620 \h </w:instrText>
        </w:r>
        <w:r w:rsidR="007439FF">
          <w:rPr>
            <w:noProof/>
            <w:webHidden/>
          </w:rPr>
        </w:r>
        <w:r w:rsidR="007439FF">
          <w:rPr>
            <w:noProof/>
            <w:webHidden/>
          </w:rPr>
          <w:fldChar w:fldCharType="separate"/>
        </w:r>
        <w:r w:rsidR="007439FF">
          <w:rPr>
            <w:noProof/>
            <w:webHidden/>
          </w:rPr>
          <w:t>18</w:t>
        </w:r>
        <w:r w:rsidR="007439FF">
          <w:rPr>
            <w:noProof/>
            <w:webHidden/>
          </w:rPr>
          <w:fldChar w:fldCharType="end"/>
        </w:r>
      </w:hyperlink>
    </w:p>
    <w:p w:rsidR="007439FF" w:rsidRDefault="00E03000">
      <w:pPr>
        <w:pStyle w:val="TOC2"/>
        <w:rPr>
          <w:rFonts w:ascii="Times New Roman" w:eastAsia="PMingLiU" w:hAnsi="Times New Roman"/>
          <w:noProof/>
          <w:sz w:val="24"/>
          <w:szCs w:val="24"/>
          <w:lang w:eastAsia="zh-TW"/>
        </w:rPr>
      </w:pPr>
      <w:hyperlink w:anchor="_Toc288385621" w:history="1">
        <w:r w:rsidR="007439FF" w:rsidRPr="000B2DA7">
          <w:rPr>
            <w:rStyle w:val="Hyperlink"/>
            <w:noProof/>
          </w:rPr>
          <w:t>10.7.</w:t>
        </w:r>
        <w:r w:rsidR="007439FF">
          <w:rPr>
            <w:rFonts w:ascii="Times New Roman" w:eastAsia="PMingLiU" w:hAnsi="Times New Roman"/>
            <w:noProof/>
            <w:sz w:val="24"/>
            <w:szCs w:val="24"/>
            <w:lang w:eastAsia="zh-TW"/>
          </w:rPr>
          <w:tab/>
        </w:r>
        <w:r w:rsidR="007439FF" w:rsidRPr="000B2DA7">
          <w:rPr>
            <w:rStyle w:val="Hyperlink"/>
            <w:noProof/>
          </w:rPr>
          <w:t>Acceptance of the Software.</w:t>
        </w:r>
        <w:r w:rsidR="007439FF">
          <w:rPr>
            <w:noProof/>
            <w:webHidden/>
          </w:rPr>
          <w:tab/>
        </w:r>
        <w:r w:rsidR="007439FF">
          <w:rPr>
            <w:noProof/>
            <w:webHidden/>
          </w:rPr>
          <w:fldChar w:fldCharType="begin"/>
        </w:r>
        <w:r w:rsidR="007439FF">
          <w:rPr>
            <w:noProof/>
            <w:webHidden/>
          </w:rPr>
          <w:instrText xml:space="preserve"> PAGEREF _Toc288385621 \h </w:instrText>
        </w:r>
        <w:r w:rsidR="007439FF">
          <w:rPr>
            <w:noProof/>
            <w:webHidden/>
          </w:rPr>
        </w:r>
        <w:r w:rsidR="007439FF">
          <w:rPr>
            <w:noProof/>
            <w:webHidden/>
          </w:rPr>
          <w:fldChar w:fldCharType="separate"/>
        </w:r>
        <w:r w:rsidR="007439FF">
          <w:rPr>
            <w:noProof/>
            <w:webHidden/>
          </w:rPr>
          <w:t>18</w:t>
        </w:r>
        <w:r w:rsidR="007439FF">
          <w:rPr>
            <w:noProof/>
            <w:webHidden/>
          </w:rPr>
          <w:fldChar w:fldCharType="end"/>
        </w:r>
      </w:hyperlink>
    </w:p>
    <w:p w:rsidR="007439FF" w:rsidRDefault="00E03000">
      <w:pPr>
        <w:pStyle w:val="TOC1"/>
        <w:tabs>
          <w:tab w:val="right" w:leader="dot" w:pos="9016"/>
        </w:tabs>
        <w:rPr>
          <w:rFonts w:ascii="Times New Roman" w:eastAsia="PMingLiU" w:hAnsi="Times New Roman"/>
          <w:noProof/>
          <w:sz w:val="24"/>
          <w:szCs w:val="24"/>
          <w:lang w:eastAsia="zh-TW"/>
        </w:rPr>
      </w:pPr>
      <w:hyperlink w:anchor="_Toc288385622" w:history="1">
        <w:r w:rsidR="007439FF" w:rsidRPr="000B2DA7">
          <w:rPr>
            <w:rStyle w:val="Hyperlink"/>
            <w:noProof/>
          </w:rPr>
          <w:t>Appendix A: PROJECT PROFORMA.</w:t>
        </w:r>
        <w:r w:rsidR="007439FF">
          <w:rPr>
            <w:noProof/>
            <w:webHidden/>
          </w:rPr>
          <w:tab/>
        </w:r>
        <w:r w:rsidR="007439FF">
          <w:rPr>
            <w:noProof/>
            <w:webHidden/>
          </w:rPr>
          <w:fldChar w:fldCharType="begin"/>
        </w:r>
        <w:r w:rsidR="007439FF">
          <w:rPr>
            <w:noProof/>
            <w:webHidden/>
          </w:rPr>
          <w:instrText xml:space="preserve"> PAGEREF _Toc288385622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E03000">
      <w:pPr>
        <w:pStyle w:val="TOC1"/>
        <w:tabs>
          <w:tab w:val="left" w:pos="1276"/>
          <w:tab w:val="right" w:leader="dot" w:pos="9016"/>
        </w:tabs>
        <w:rPr>
          <w:rFonts w:ascii="Times New Roman" w:eastAsia="PMingLiU" w:hAnsi="Times New Roman"/>
          <w:noProof/>
          <w:sz w:val="24"/>
          <w:szCs w:val="24"/>
          <w:lang w:eastAsia="zh-TW"/>
        </w:rPr>
      </w:pPr>
      <w:hyperlink w:anchor="_Toc288385623" w:history="1">
        <w:r w:rsidR="007439FF" w:rsidRPr="000B2DA7">
          <w:rPr>
            <w:rStyle w:val="Hyperlink"/>
            <w:noProof/>
          </w:rPr>
          <w:t>Appendix B</w:t>
        </w:r>
        <w:r w:rsidR="007439FF">
          <w:rPr>
            <w:rFonts w:ascii="Times New Roman" w:eastAsia="PMingLiU" w:hAnsi="Times New Roman"/>
            <w:noProof/>
            <w:sz w:val="24"/>
            <w:szCs w:val="24"/>
            <w:lang w:eastAsia="zh-TW"/>
          </w:rPr>
          <w:tab/>
        </w:r>
        <w:r w:rsidR="007439FF" w:rsidRPr="000B2DA7">
          <w:rPr>
            <w:rStyle w:val="Hyperlink"/>
            <w:noProof/>
          </w:rPr>
          <w:t>STAFF TERMS OF REFERENCE.</w:t>
        </w:r>
        <w:r w:rsidR="007439FF">
          <w:rPr>
            <w:noProof/>
            <w:webHidden/>
          </w:rPr>
          <w:tab/>
        </w:r>
        <w:r w:rsidR="007439FF">
          <w:rPr>
            <w:noProof/>
            <w:webHidden/>
          </w:rPr>
          <w:fldChar w:fldCharType="begin"/>
        </w:r>
        <w:r w:rsidR="007439FF">
          <w:rPr>
            <w:noProof/>
            <w:webHidden/>
          </w:rPr>
          <w:instrText xml:space="preserve"> PAGEREF _Toc288385623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E03000">
      <w:pPr>
        <w:pStyle w:val="TOC2"/>
        <w:rPr>
          <w:rFonts w:ascii="Times New Roman" w:eastAsia="PMingLiU" w:hAnsi="Times New Roman"/>
          <w:noProof/>
          <w:sz w:val="24"/>
          <w:szCs w:val="24"/>
          <w:lang w:eastAsia="zh-TW"/>
        </w:rPr>
      </w:pPr>
      <w:hyperlink w:anchor="_Toc288385624" w:history="1">
        <w:r w:rsidR="007439FF" w:rsidRPr="000B2DA7">
          <w:rPr>
            <w:rStyle w:val="Hyperlink"/>
            <w:noProof/>
          </w:rPr>
          <w:t>B.1</w:t>
        </w:r>
        <w:r w:rsidR="007439FF">
          <w:rPr>
            <w:rFonts w:ascii="Times New Roman" w:eastAsia="PMingLiU" w:hAnsi="Times New Roman"/>
            <w:noProof/>
            <w:sz w:val="24"/>
            <w:szCs w:val="24"/>
            <w:lang w:eastAsia="zh-TW"/>
          </w:rPr>
          <w:tab/>
        </w:r>
        <w:r w:rsidR="007439FF" w:rsidRPr="000B2DA7">
          <w:rPr>
            <w:rStyle w:val="Hyperlink"/>
            <w:noProof/>
          </w:rPr>
          <w:t>PROJECT MANAGER – Tran Ba Tien</w:t>
        </w:r>
        <w:r w:rsidR="007439FF">
          <w:rPr>
            <w:noProof/>
            <w:webHidden/>
          </w:rPr>
          <w:tab/>
        </w:r>
        <w:r w:rsidR="007439FF">
          <w:rPr>
            <w:noProof/>
            <w:webHidden/>
          </w:rPr>
          <w:fldChar w:fldCharType="begin"/>
        </w:r>
        <w:r w:rsidR="007439FF">
          <w:rPr>
            <w:noProof/>
            <w:webHidden/>
          </w:rPr>
          <w:instrText xml:space="preserve"> PAGEREF _Toc288385624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E03000">
      <w:pPr>
        <w:pStyle w:val="TOC2"/>
        <w:rPr>
          <w:rFonts w:ascii="Times New Roman" w:eastAsia="PMingLiU" w:hAnsi="Times New Roman"/>
          <w:noProof/>
          <w:sz w:val="24"/>
          <w:szCs w:val="24"/>
          <w:lang w:eastAsia="zh-TW"/>
        </w:rPr>
      </w:pPr>
      <w:hyperlink w:anchor="_Toc288385625" w:history="1">
        <w:r w:rsidR="007439FF" w:rsidRPr="000B2DA7">
          <w:rPr>
            <w:rStyle w:val="Hyperlink"/>
            <w:noProof/>
          </w:rPr>
          <w:t>B.2</w:t>
        </w:r>
        <w:r w:rsidR="007439FF">
          <w:rPr>
            <w:rFonts w:ascii="Times New Roman" w:eastAsia="PMingLiU" w:hAnsi="Times New Roman"/>
            <w:noProof/>
            <w:sz w:val="24"/>
            <w:szCs w:val="24"/>
            <w:lang w:eastAsia="zh-TW"/>
          </w:rPr>
          <w:tab/>
        </w:r>
        <w:r w:rsidR="007439FF" w:rsidRPr="000B2DA7">
          <w:rPr>
            <w:rStyle w:val="Hyperlink"/>
            <w:noProof/>
          </w:rPr>
          <w:t>PROJECT MANAGER  - Howard</w:t>
        </w:r>
        <w:r w:rsidR="007439FF">
          <w:rPr>
            <w:noProof/>
            <w:webHidden/>
          </w:rPr>
          <w:tab/>
        </w:r>
        <w:r w:rsidR="007439FF">
          <w:rPr>
            <w:noProof/>
            <w:webHidden/>
          </w:rPr>
          <w:fldChar w:fldCharType="begin"/>
        </w:r>
        <w:r w:rsidR="007439FF">
          <w:rPr>
            <w:noProof/>
            <w:webHidden/>
          </w:rPr>
          <w:instrText xml:space="preserve"> PAGEREF _Toc288385625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E03000">
      <w:pPr>
        <w:pStyle w:val="TOC2"/>
        <w:rPr>
          <w:rFonts w:ascii="Times New Roman" w:eastAsia="PMingLiU" w:hAnsi="Times New Roman"/>
          <w:noProof/>
          <w:sz w:val="24"/>
          <w:szCs w:val="24"/>
          <w:lang w:eastAsia="zh-TW"/>
        </w:rPr>
      </w:pPr>
      <w:hyperlink w:anchor="_Toc288385626" w:history="1">
        <w:r w:rsidR="007439FF" w:rsidRPr="000B2DA7">
          <w:rPr>
            <w:rStyle w:val="Hyperlink"/>
            <w:noProof/>
          </w:rPr>
          <w:t>B.3</w:t>
        </w:r>
        <w:r w:rsidR="007439FF">
          <w:rPr>
            <w:rFonts w:ascii="Times New Roman" w:eastAsia="PMingLiU" w:hAnsi="Times New Roman"/>
            <w:noProof/>
            <w:sz w:val="24"/>
            <w:szCs w:val="24"/>
            <w:lang w:eastAsia="zh-TW"/>
          </w:rPr>
          <w:tab/>
        </w:r>
        <w:r w:rsidR="007439FF" w:rsidRPr="000B2DA7">
          <w:rPr>
            <w:rStyle w:val="Hyperlink"/>
            <w:noProof/>
          </w:rPr>
          <w:t>PROJECT LEADER - Siew Heng.</w:t>
        </w:r>
        <w:r w:rsidR="007439FF">
          <w:rPr>
            <w:noProof/>
            <w:webHidden/>
          </w:rPr>
          <w:tab/>
        </w:r>
        <w:r w:rsidR="007439FF">
          <w:rPr>
            <w:noProof/>
            <w:webHidden/>
          </w:rPr>
          <w:fldChar w:fldCharType="begin"/>
        </w:r>
        <w:r w:rsidR="007439FF">
          <w:rPr>
            <w:noProof/>
            <w:webHidden/>
          </w:rPr>
          <w:instrText xml:space="preserve"> PAGEREF _Toc288385626 \h </w:instrText>
        </w:r>
        <w:r w:rsidR="007439FF">
          <w:rPr>
            <w:noProof/>
            <w:webHidden/>
          </w:rPr>
        </w:r>
        <w:r w:rsidR="007439FF">
          <w:rPr>
            <w:noProof/>
            <w:webHidden/>
          </w:rPr>
          <w:fldChar w:fldCharType="separate"/>
        </w:r>
        <w:r w:rsidR="007439FF">
          <w:rPr>
            <w:noProof/>
            <w:webHidden/>
          </w:rPr>
          <w:t>2</w:t>
        </w:r>
        <w:r w:rsidR="007439FF">
          <w:rPr>
            <w:noProof/>
            <w:webHidden/>
          </w:rPr>
          <w:fldChar w:fldCharType="end"/>
        </w:r>
      </w:hyperlink>
    </w:p>
    <w:p w:rsidR="007439FF" w:rsidRDefault="00E03000">
      <w:pPr>
        <w:pStyle w:val="TOC1"/>
        <w:tabs>
          <w:tab w:val="right" w:leader="dot" w:pos="9016"/>
        </w:tabs>
        <w:rPr>
          <w:rFonts w:ascii="Times New Roman" w:eastAsia="PMingLiU" w:hAnsi="Times New Roman"/>
          <w:noProof/>
          <w:sz w:val="24"/>
          <w:szCs w:val="24"/>
          <w:lang w:eastAsia="zh-TW"/>
        </w:rPr>
      </w:pPr>
      <w:hyperlink w:anchor="_Toc288385627" w:history="1">
        <w:r w:rsidR="007439FF" w:rsidRPr="000B2DA7">
          <w:rPr>
            <w:rStyle w:val="Hyperlink"/>
            <w:noProof/>
          </w:rPr>
          <w:t>Appendix C: Educational Community License</w:t>
        </w:r>
        <w:r w:rsidR="007439FF">
          <w:rPr>
            <w:noProof/>
            <w:webHidden/>
          </w:rPr>
          <w:tab/>
        </w:r>
        <w:r w:rsidR="007439FF">
          <w:rPr>
            <w:noProof/>
            <w:webHidden/>
          </w:rPr>
          <w:fldChar w:fldCharType="begin"/>
        </w:r>
        <w:r w:rsidR="007439FF">
          <w:rPr>
            <w:noProof/>
            <w:webHidden/>
          </w:rPr>
          <w:instrText xml:space="preserve"> PAGEREF _Toc288385627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7439FF">
      <w:r>
        <w:fldChar w:fldCharType="end"/>
      </w:r>
    </w:p>
    <w:p w:rsidR="007439FF" w:rsidRDefault="007439FF" w:rsidP="00232FDA">
      <w:pPr>
        <w:sectPr w:rsidR="007439FF" w:rsidSect="00232FDA">
          <w:headerReference w:type="default" r:id="rId10"/>
          <w:footerReference w:type="default" r:id="rId11"/>
          <w:headerReference w:type="first" r:id="rId12"/>
          <w:footerReference w:type="first" r:id="rId13"/>
          <w:pgSz w:w="11906" w:h="16838"/>
          <w:pgMar w:top="1440" w:right="1440" w:bottom="1440" w:left="1440" w:header="708" w:footer="708" w:gutter="0"/>
          <w:pgNumType w:fmt="lowerRoman" w:start="1"/>
          <w:cols w:space="708"/>
          <w:docGrid w:linePitch="360"/>
        </w:sectPr>
      </w:pPr>
    </w:p>
    <w:p w:rsidR="007439FF" w:rsidRDefault="007439FF" w:rsidP="00D01995">
      <w:pPr>
        <w:pStyle w:val="Heading1"/>
      </w:pPr>
      <w:bookmarkStart w:id="33" w:name="_Toc288385568"/>
      <w:r>
        <w:lastRenderedPageBreak/>
        <w:t>1.0</w:t>
      </w:r>
      <w:r>
        <w:tab/>
        <w:t>INTRODUCTION</w:t>
      </w:r>
      <w:bookmarkEnd w:id="33"/>
    </w:p>
    <w:p w:rsidR="007439FF" w:rsidRDefault="007439FF" w:rsidP="00953EE9">
      <w:pPr>
        <w:ind w:left="720"/>
        <w:jc w:val="both"/>
      </w:pPr>
      <w:r>
        <w:t xml:space="preserve">Golden Gravure is one of the leading providers of printing cylinders in </w:t>
      </w:r>
      <w:smartTag w:uri="urn:schemas-microsoft-com:office:smarttags" w:element="place">
        <w:smartTag w:uri="urn:schemas-microsoft-com:office:smarttags" w:element="country-region">
          <w:r>
            <w:t>Vietnam</w:t>
          </w:r>
        </w:smartTag>
      </w:smartTag>
      <w:r>
        <w:t xml:space="preserve">. They currently use the latest technologies from </w:t>
      </w:r>
      <w:smartTag w:uri="urn:schemas-microsoft-com:office:smarttags" w:element="country-region">
        <w:r>
          <w:t>Germany</w:t>
        </w:r>
      </w:smartTag>
      <w:r>
        <w:t xml:space="preserve"> and </w:t>
      </w:r>
      <w:smartTag w:uri="urn:schemas-microsoft-com:office:smarttags" w:element="country-region">
        <w:r>
          <w:t>Japan</w:t>
        </w:r>
      </w:smartTag>
      <w:r>
        <w:t xml:space="preserve">, and their client base includes various Vietnamese corporations as well as across </w:t>
      </w:r>
      <w:smartTag w:uri="urn:schemas-microsoft-com:office:smarttags" w:element="place">
        <w:r>
          <w:t>Southeast Asia</w:t>
        </w:r>
      </w:smartTag>
      <w:r>
        <w:t>.</w:t>
      </w:r>
    </w:p>
    <w:p w:rsidR="007439FF" w:rsidRDefault="007439FF" w:rsidP="00953EE9">
      <w:pPr>
        <w:ind w:firstLine="720"/>
      </w:pPr>
      <w:r>
        <w:t>Golden Gravure would like to have an integrated IT system that can:</w:t>
      </w:r>
    </w:p>
    <w:p w:rsidR="007439FF" w:rsidRDefault="007439FF" w:rsidP="00146144">
      <w:pPr>
        <w:pStyle w:val="ListParagraph"/>
        <w:numPr>
          <w:ilvl w:val="0"/>
          <w:numId w:val="2"/>
        </w:numPr>
      </w:pPr>
      <w:r>
        <w:t>Manage the main manufacturing process, i.e. sales orders and cylinders.</w:t>
      </w:r>
    </w:p>
    <w:p w:rsidR="007439FF" w:rsidRDefault="007439FF" w:rsidP="00953EE9">
      <w:pPr>
        <w:pStyle w:val="ListParagraph"/>
        <w:numPr>
          <w:ilvl w:val="0"/>
          <w:numId w:val="2"/>
        </w:numPr>
      </w:pPr>
      <w:r>
        <w:t>Benchmark employees’ performance to calculate bonuses.</w:t>
      </w:r>
    </w:p>
    <w:p w:rsidR="007439FF" w:rsidRDefault="007439FF" w:rsidP="00953EE9">
      <w:pPr>
        <w:pStyle w:val="ListParagraph"/>
        <w:numPr>
          <w:ilvl w:val="0"/>
          <w:numId w:val="2"/>
        </w:numPr>
      </w:pPr>
      <w:r>
        <w:t>Give management reporting tools for daily operations.</w:t>
      </w:r>
    </w:p>
    <w:p w:rsidR="007439FF" w:rsidRDefault="007439FF" w:rsidP="00953EE9">
      <w:pPr>
        <w:pStyle w:val="ListParagraph"/>
        <w:numPr>
          <w:ilvl w:val="0"/>
          <w:numId w:val="2"/>
        </w:numPr>
      </w:pPr>
      <w:r>
        <w:t>Be easy to maintain and to add new features in the future.</w:t>
      </w:r>
    </w:p>
    <w:p w:rsidR="007439FF" w:rsidRDefault="007439FF" w:rsidP="00953EE9">
      <w:pPr>
        <w:pStyle w:val="Heading2"/>
      </w:pPr>
      <w:bookmarkStart w:id="34" w:name="_Toc288385569"/>
      <w:r>
        <w:t>1.1</w:t>
      </w:r>
      <w:r>
        <w:tab/>
        <w:t>Purpose</w:t>
      </w:r>
      <w:bookmarkEnd w:id="34"/>
    </w:p>
    <w:p w:rsidR="007439FF" w:rsidRDefault="007439FF"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7439FF" w:rsidRDefault="007439FF" w:rsidP="007830DB">
      <w:pPr>
        <w:pStyle w:val="Heading2"/>
      </w:pPr>
      <w:bookmarkStart w:id="35" w:name="_Toc288385570"/>
      <w:r>
        <w:t>1.2</w:t>
      </w:r>
      <w:r>
        <w:tab/>
        <w:t>Audience</w:t>
      </w:r>
      <w:bookmarkEnd w:id="35"/>
    </w:p>
    <w:p w:rsidR="007439FF" w:rsidRDefault="007439FF"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7439FF" w:rsidRDefault="007439FF" w:rsidP="00192ECE">
      <w:pPr>
        <w:pStyle w:val="Heading2"/>
      </w:pPr>
      <w:bookmarkStart w:id="36" w:name="_Toc288385571"/>
      <w:r>
        <w:t>1.3</w:t>
      </w:r>
      <w:r>
        <w:tab/>
        <w:t>Organization</w:t>
      </w:r>
      <w:bookmarkEnd w:id="36"/>
    </w:p>
    <w:p w:rsidR="007439FF" w:rsidRDefault="007439FF"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7439FF" w:rsidRDefault="007439FF"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7439FF" w:rsidRDefault="007439FF" w:rsidP="003E1EDD">
      <w:pPr>
        <w:pStyle w:val="Heading2"/>
      </w:pPr>
      <w:bookmarkStart w:id="37" w:name="_Toc288385572"/>
      <w:r>
        <w:t>1.4</w:t>
      </w:r>
      <w:r>
        <w:tab/>
        <w:t>References</w:t>
      </w:r>
      <w:bookmarkEnd w:id="37"/>
    </w:p>
    <w:p w:rsidR="007439FF" w:rsidRDefault="007439FF" w:rsidP="00146144">
      <w:pPr>
        <w:ind w:left="720"/>
        <w:jc w:val="both"/>
      </w:pPr>
      <w:r>
        <w:t>To fully understand this document, the reader should also be familiar with the following documents:</w:t>
      </w:r>
    </w:p>
    <w:p w:rsidR="007439FF" w:rsidRDefault="007439FF" w:rsidP="00146144">
      <w:pPr>
        <w:pStyle w:val="ListParagraph"/>
        <w:numPr>
          <w:ilvl w:val="0"/>
          <w:numId w:val="3"/>
        </w:numPr>
        <w:jc w:val="both"/>
      </w:pPr>
      <w:del w:id="38" w:author="Alvin Chang" w:date="2011-03-22T02:07:00Z">
        <w:r w:rsidDel="001E610B">
          <w:delText xml:space="preserve">The </w:delText>
        </w:r>
      </w:del>
      <w:r>
        <w:t>COMS Project Plan (reference GG/COMS/MP.1/v1.0)</w:t>
      </w:r>
    </w:p>
    <w:p w:rsidR="007439FF" w:rsidRDefault="007439FF">
      <w:r>
        <w:br w:type="page"/>
      </w:r>
    </w:p>
    <w:p w:rsidR="007439FF" w:rsidRDefault="007439FF" w:rsidP="00146144">
      <w:pPr>
        <w:pStyle w:val="Heading1"/>
      </w:pPr>
      <w:bookmarkStart w:id="39" w:name="_Toc288385573"/>
      <w:r>
        <w:t>2.0</w:t>
      </w:r>
      <w:r>
        <w:tab/>
        <w:t>PROJECT ORGANIZATION</w:t>
      </w:r>
      <w:bookmarkEnd w:id="39"/>
    </w:p>
    <w:p w:rsidR="007439FF" w:rsidRDefault="007439FF"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7439FF" w:rsidRDefault="007439FF" w:rsidP="008E621B">
      <w:pPr>
        <w:ind w:left="720"/>
        <w:jc w:val="both"/>
      </w:pPr>
      <w:r>
        <w:t>The</w:t>
      </w:r>
      <w:r w:rsidRPr="008E621B">
        <w:t xml:space="preserve"> project structure is outlined </w:t>
      </w:r>
      <w:r>
        <w:t xml:space="preserve">as </w:t>
      </w:r>
      <w:r w:rsidRPr="008E621B">
        <w:t>below</w:t>
      </w:r>
      <w:r>
        <w:t>, however the</w:t>
      </w:r>
      <w:r w:rsidRPr="008E621B">
        <w:t xml:space="preserve"> terms of reference for each project member are described in more detail in Appendix B.</w:t>
      </w:r>
    </w:p>
    <w:p w:rsidR="007439FF" w:rsidRDefault="007439FF" w:rsidP="008E621B">
      <w:pPr>
        <w:ind w:left="720"/>
        <w:jc w:val="both"/>
      </w:pPr>
    </w:p>
    <w:p w:rsidR="007439FF" w:rsidRDefault="00051B6D" w:rsidP="008E621B">
      <w:pPr>
        <w:ind w:left="720"/>
        <w:jc w:val="both"/>
      </w:pPr>
      <w:r>
        <w:rPr>
          <w:noProof/>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1" o:spid="_x0000_i1025" type="#_x0000_t75" style="width:6in;height:299.25pt;visibility:visible" o:gfxdata="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">
            <v:imagedata r:id="rId14" o:title="" cropleft="-12554f" cropright="-13061f"/>
            <o:lock v:ext="edit" aspectratio="f"/>
          </v:shape>
        </w:pict>
      </w:r>
    </w:p>
    <w:p w:rsidR="007439FF" w:rsidRDefault="007439FF" w:rsidP="008E621B">
      <w:pPr>
        <w:ind w:left="720"/>
        <w:jc w:val="both"/>
      </w:pPr>
      <w:r>
        <w:t>Figure 2.1: Project Organization</w:t>
      </w:r>
    </w:p>
    <w:p w:rsidR="007439FF" w:rsidRDefault="007439FF">
      <w:pPr>
        <w:rPr>
          <w:rFonts w:ascii="Cambria" w:hAnsi="Cambria"/>
          <w:b/>
          <w:bCs/>
          <w:color w:val="365F91"/>
          <w:sz w:val="28"/>
          <w:szCs w:val="28"/>
        </w:rPr>
      </w:pPr>
      <w:r>
        <w:br w:type="page"/>
      </w:r>
    </w:p>
    <w:p w:rsidR="007439FF" w:rsidRDefault="007439FF" w:rsidP="009F4FFC">
      <w:pPr>
        <w:pStyle w:val="Heading1"/>
      </w:pPr>
      <w:bookmarkStart w:id="40" w:name="_Toc288385574"/>
      <w:r>
        <w:t>3.0</w:t>
      </w:r>
      <w:r>
        <w:tab/>
        <w:t>LIAISON WITH CLIENT</w:t>
      </w:r>
      <w:bookmarkEnd w:id="40"/>
    </w:p>
    <w:p w:rsidR="007439FF" w:rsidRDefault="007439FF"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firstRow="0" w:lastRow="0" w:firstColumn="0" w:lastColumn="0" w:noHBand="0" w:noVBand="0"/>
      </w:tblPr>
      <w:tblGrid>
        <w:gridCol w:w="2268"/>
        <w:gridCol w:w="1701"/>
        <w:gridCol w:w="1276"/>
        <w:gridCol w:w="1701"/>
        <w:gridCol w:w="1414"/>
      </w:tblGrid>
      <w:tr w:rsidR="007439FF" w:rsidRPr="005A2EF4"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rPr>
            </w:pPr>
            <w:r w:rsidRPr="005A2EF4">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rPr>
            </w:pPr>
            <w:r w:rsidRPr="005A2EF4">
              <w:rPr>
                <w:rFonts w:ascii="Palatino" w:hAnsi="Palatino"/>
                <w:b/>
              </w:rPr>
              <w:t>Client</w:t>
            </w:r>
          </w:p>
        </w:tc>
      </w:tr>
      <w:tr w:rsidR="007439F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sz w:val="20"/>
              </w:rPr>
            </w:pPr>
            <w:r w:rsidRPr="005A2EF4">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sz w:val="20"/>
              </w:rPr>
            </w:pPr>
            <w:r w:rsidRPr="005A2EF4">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sz w:val="20"/>
              </w:rPr>
            </w:pPr>
            <w:r w:rsidRPr="005A2EF4">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sz w:val="20"/>
              </w:rPr>
            </w:pPr>
            <w:r w:rsidRPr="005A2EF4">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sz w:val="20"/>
              </w:rPr>
            </w:pPr>
            <w:r w:rsidRPr="005A2EF4">
              <w:rPr>
                <w:rFonts w:ascii="Palatino" w:hAnsi="Palatino"/>
                <w:b/>
                <w:sz w:val="20"/>
              </w:rPr>
              <w:t>Deputy</w:t>
            </w:r>
          </w:p>
        </w:tc>
      </w:tr>
      <w:tr w:rsidR="007439F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7439FF" w:rsidRPr="005A2EF4" w:rsidRDefault="007439FF" w:rsidP="007319F0">
            <w:pPr>
              <w:keepNext/>
              <w:spacing w:before="60" w:after="60"/>
              <w:rPr>
                <w:rFonts w:ascii="Palatino" w:hAnsi="Palatino"/>
                <w:sz w:val="20"/>
              </w:rPr>
            </w:pPr>
            <w:r w:rsidRPr="005A2EF4">
              <w:rPr>
                <w:rFonts w:ascii="Palatino" w:hAnsi="Palatino"/>
                <w:sz w:val="20"/>
              </w:rPr>
              <w:t>Project Management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 xml:space="preserve">Tran Ba </w:t>
            </w:r>
            <w:proofErr w:type="spellStart"/>
            <w:r w:rsidRPr="005A2EF4">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None</w:t>
            </w:r>
          </w:p>
        </w:tc>
      </w:tr>
      <w:tr w:rsidR="007439F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 xml:space="preserve">Tin </w:t>
            </w:r>
            <w:proofErr w:type="spellStart"/>
            <w:r w:rsidRPr="005A2EF4">
              <w:rPr>
                <w:rFonts w:ascii="Palatino" w:hAnsi="Palatino"/>
                <w:sz w:val="20"/>
              </w:rPr>
              <w:t>Kyaw</w:t>
            </w:r>
            <w:proofErr w:type="spellEnd"/>
            <w:r w:rsidRPr="005A2EF4">
              <w:rPr>
                <w:rFonts w:ascii="Palatino" w:hAnsi="Palatino"/>
                <w:sz w:val="20"/>
              </w:rPr>
              <w:t xml:space="preserve"> </w:t>
            </w:r>
            <w:proofErr w:type="spellStart"/>
            <w:r w:rsidRPr="005A2EF4">
              <w:rPr>
                <w:rFonts w:ascii="Palatino" w:hAnsi="Palatino"/>
                <w:sz w:val="20"/>
              </w:rPr>
              <w:t>Oo</w:t>
            </w:r>
            <w:proofErr w:type="spellEnd"/>
          </w:p>
        </w:tc>
        <w:tc>
          <w:tcPr>
            <w:tcW w:w="1276"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None</w:t>
            </w:r>
          </w:p>
        </w:tc>
      </w:tr>
      <w:tr w:rsidR="007439F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None</w:t>
            </w:r>
          </w:p>
        </w:tc>
      </w:tr>
      <w:tr w:rsidR="007439F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sz w:val="20"/>
              </w:rPr>
            </w:pPr>
            <w:r w:rsidRPr="005A2EF4">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sz w:val="20"/>
              </w:rPr>
            </w:pPr>
            <w:r w:rsidRPr="005A2EF4">
              <w:rPr>
                <w:rFonts w:ascii="Palatino" w:hAnsi="Palatino"/>
                <w:sz w:val="20"/>
              </w:rPr>
              <w:t xml:space="preserve">Tran Ba </w:t>
            </w:r>
            <w:proofErr w:type="spellStart"/>
            <w:r w:rsidRPr="005A2EF4">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sz w:val="20"/>
              </w:rPr>
            </w:pPr>
            <w:r w:rsidRPr="005A2EF4">
              <w:rPr>
                <w:rFonts w:ascii="Palatino" w:hAnsi="Palatino"/>
                <w:sz w:val="20"/>
              </w:rPr>
              <w:t>None</w:t>
            </w:r>
          </w:p>
        </w:tc>
      </w:tr>
    </w:tbl>
    <w:p w:rsidR="007439FF" w:rsidRDefault="007439FF" w:rsidP="001F006B">
      <w:pPr>
        <w:jc w:val="both"/>
      </w:pPr>
      <w:r>
        <w:tab/>
        <w:t>Figure 3.1: Project / Client Liaison</w:t>
      </w:r>
    </w:p>
    <w:p w:rsidR="007439FF" w:rsidRDefault="007439FF">
      <w:pPr>
        <w:rPr>
          <w:rFonts w:ascii="Cambria" w:hAnsi="Cambria"/>
          <w:b/>
          <w:bCs/>
          <w:color w:val="365F91"/>
          <w:sz w:val="28"/>
          <w:szCs w:val="28"/>
        </w:rPr>
      </w:pPr>
      <w:r>
        <w:br w:type="page"/>
      </w:r>
    </w:p>
    <w:p w:rsidR="007439FF" w:rsidRDefault="007439FF" w:rsidP="00CC54AF">
      <w:pPr>
        <w:pStyle w:val="Heading1"/>
      </w:pPr>
      <w:bookmarkStart w:id="41" w:name="_Toc288385575"/>
      <w:r>
        <w:t>4.0</w:t>
      </w:r>
      <w:r>
        <w:tab/>
        <w:t>DOCUMENTATION ORGANIZATION</w:t>
      </w:r>
      <w:bookmarkEnd w:id="41"/>
    </w:p>
    <w:p w:rsidR="007439FF" w:rsidRDefault="007439FF" w:rsidP="00F36C81">
      <w:pPr>
        <w:ind w:left="720"/>
        <w:jc w:val="both"/>
      </w:pPr>
      <w:r>
        <w:t>The project documentation and media will be organized in a number of files as defined in the Project Filing Procedure (filed as GG/COMS/MQ.2/v1.0).</w:t>
      </w:r>
    </w:p>
    <w:p w:rsidR="007439FF" w:rsidRDefault="007439FF" w:rsidP="00F36C81">
      <w:pPr>
        <w:ind w:left="720"/>
        <w:jc w:val="both"/>
      </w:pPr>
      <w:r>
        <w:t>Files will be maintained up-to-date according to the procedures defined in Section 9.2. Three basic types of files will be maintained:</w:t>
      </w:r>
    </w:p>
    <w:p w:rsidR="007439FF" w:rsidRDefault="007439FF" w:rsidP="0048666F">
      <w:pPr>
        <w:pStyle w:val="ListParagraph"/>
        <w:numPr>
          <w:ilvl w:val="0"/>
          <w:numId w:val="4"/>
        </w:numPr>
        <w:jc w:val="both"/>
      </w:pPr>
      <w:r>
        <w:t>Management files (softcopy)</w:t>
      </w:r>
    </w:p>
    <w:p w:rsidR="007439FF" w:rsidRDefault="007439FF" w:rsidP="0048666F">
      <w:pPr>
        <w:pStyle w:val="ListParagraph"/>
        <w:numPr>
          <w:ilvl w:val="0"/>
          <w:numId w:val="4"/>
        </w:numPr>
        <w:jc w:val="both"/>
      </w:pPr>
      <w:r>
        <w:t>Technical files (softcopy)</w:t>
      </w:r>
    </w:p>
    <w:p w:rsidR="007439FF" w:rsidRDefault="007439FF" w:rsidP="0048666F">
      <w:pPr>
        <w:pStyle w:val="ListParagraph"/>
        <w:numPr>
          <w:ilvl w:val="0"/>
          <w:numId w:val="4"/>
        </w:numPr>
        <w:jc w:val="both"/>
      </w:pPr>
      <w:r>
        <w:t>Software files (softcopy)</w:t>
      </w:r>
    </w:p>
    <w:p w:rsidR="007439FF" w:rsidRDefault="007439FF" w:rsidP="008D7CD9">
      <w:pPr>
        <w:ind w:left="720"/>
        <w:jc w:val="both"/>
      </w:pPr>
      <w:r>
        <w:t xml:space="preserve">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 The hardcopy (signed-off) documents will be kept as backup by </w:t>
      </w:r>
      <w:r w:rsidRPr="00185C25">
        <w:rPr>
          <w:b/>
          <w:u w:val="single"/>
        </w:rPr>
        <w:t xml:space="preserve">Tran Ba </w:t>
      </w:r>
      <w:proofErr w:type="spellStart"/>
      <w:r w:rsidRPr="00185C25">
        <w:rPr>
          <w:b/>
          <w:u w:val="single"/>
        </w:rPr>
        <w:t>Tien</w:t>
      </w:r>
      <w:proofErr w:type="spellEnd"/>
      <w:r>
        <w:rPr>
          <w:b/>
          <w:u w:val="single"/>
        </w:rPr>
        <w:t>.</w:t>
      </w:r>
    </w:p>
    <w:p w:rsidR="007439FF" w:rsidRDefault="007439FF" w:rsidP="008D7CD9">
      <w:pPr>
        <w:ind w:left="720"/>
        <w:jc w:val="both"/>
      </w:pPr>
      <w:r>
        <w:t>We are storing all files in Google Code (</w:t>
      </w:r>
      <w:hyperlink r:id="rId15" w:history="1">
        <w:r w:rsidRPr="00055A01">
          <w:rPr>
            <w:rStyle w:val="Hyperlink"/>
          </w:rPr>
          <w:t>http://code.google.com/</w:t>
        </w:r>
      </w:hyperlink>
      <w:r>
        <w:t>) under the “</w:t>
      </w:r>
      <w:del w:id="42" w:author="Alvin Chang" w:date="2011-03-22T00:47:00Z">
        <w:r w:rsidDel="004C784D">
          <w:delText xml:space="preserve">Educational Community </w:delText>
        </w:r>
      </w:del>
      <w:ins w:id="43" w:author="Alvin Chang" w:date="2011-03-22T00:47:00Z">
        <w:r w:rsidR="004C784D">
          <w:t xml:space="preserve">MIT </w:t>
        </w:r>
      </w:ins>
      <w:r>
        <w:t xml:space="preserve">License” (refer to Appendix C for the </w:t>
      </w:r>
      <w:del w:id="44" w:author="Alvin Chang" w:date="2011-03-22T02:26:00Z">
        <w:r w:rsidDel="009408B4">
          <w:delText xml:space="preserve">full </w:delText>
        </w:r>
      </w:del>
      <w:ins w:id="45" w:author="Alvin Chang" w:date="2011-03-22T02:26:00Z">
        <w:r w:rsidR="009408B4">
          <w:t xml:space="preserve">details of the </w:t>
        </w:r>
      </w:ins>
      <w:r>
        <w:t>license).</w:t>
      </w:r>
    </w:p>
    <w:p w:rsidR="007439FF" w:rsidRDefault="007439FF" w:rsidP="009F4FFC">
      <w:pPr>
        <w:ind w:left="720"/>
        <w:jc w:val="both"/>
      </w:pPr>
      <w:r>
        <w:t>The format and layout of the plans, specifications and user documentation will follow the same conventions as this quality plan.</w:t>
      </w:r>
    </w:p>
    <w:p w:rsidR="007439FF" w:rsidRPr="0009222E" w:rsidRDefault="007439FF" w:rsidP="0009222E">
      <w:pPr>
        <w:pStyle w:val="Heading2"/>
      </w:pPr>
      <w:bookmarkStart w:id="46" w:name="_Toc288385576"/>
      <w:r>
        <w:lastRenderedPageBreak/>
        <w:t>4.1</w:t>
      </w:r>
      <w:r>
        <w:tab/>
        <w:t>Management Files</w:t>
      </w:r>
      <w:bookmarkEnd w:id="46"/>
      <w:r>
        <w:tab/>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3"/>
        <w:gridCol w:w="1970"/>
        <w:gridCol w:w="4529"/>
      </w:tblGrid>
      <w:tr w:rsidR="006C10FA" w:rsidRPr="005A2EF4" w:rsidTr="00CC038D">
        <w:tc>
          <w:tcPr>
            <w:tcW w:w="1701" w:type="dxa"/>
          </w:tcPr>
          <w:p w:rsidR="007439FF" w:rsidRPr="005A2EF4" w:rsidRDefault="007439FF" w:rsidP="005A2EF4">
            <w:pPr>
              <w:keepNext/>
              <w:spacing w:before="60" w:after="60" w:line="240" w:lineRule="auto"/>
              <w:rPr>
                <w:rFonts w:cs="Calibri"/>
                <w:b/>
              </w:rPr>
            </w:pPr>
            <w:r w:rsidRPr="005A2EF4">
              <w:rPr>
                <w:rFonts w:cs="Calibri"/>
                <w:b/>
              </w:rPr>
              <w:t>File Category</w:t>
            </w:r>
          </w:p>
        </w:tc>
        <w:tc>
          <w:tcPr>
            <w:tcW w:w="1985" w:type="dxa"/>
          </w:tcPr>
          <w:p w:rsidR="007439FF" w:rsidRPr="005A2EF4" w:rsidRDefault="007439FF" w:rsidP="005A2EF4">
            <w:pPr>
              <w:keepNext/>
              <w:spacing w:before="60" w:after="60" w:line="240" w:lineRule="auto"/>
              <w:rPr>
                <w:rFonts w:cs="Calibri"/>
                <w:b/>
              </w:rPr>
            </w:pPr>
            <w:r w:rsidRPr="005A2EF4">
              <w:rPr>
                <w:rFonts w:cs="Calibri"/>
                <w:b/>
              </w:rPr>
              <w:t>File Reference</w:t>
            </w:r>
          </w:p>
        </w:tc>
        <w:tc>
          <w:tcPr>
            <w:tcW w:w="4536" w:type="dxa"/>
          </w:tcPr>
          <w:p w:rsidR="007439FF" w:rsidRPr="005A2EF4" w:rsidRDefault="007439FF" w:rsidP="005A2EF4">
            <w:pPr>
              <w:keepNext/>
              <w:spacing w:before="60" w:after="60" w:line="240" w:lineRule="auto"/>
              <w:rPr>
                <w:rFonts w:cs="Calibri"/>
                <w:b/>
              </w:rPr>
            </w:pPr>
            <w:r w:rsidRPr="005A2EF4">
              <w:rPr>
                <w:rFonts w:cs="Calibri"/>
                <w:b/>
              </w:rPr>
              <w:t>File Description</w:t>
            </w:r>
            <w:ins w:id="47" w:author="Alvin Chang" w:date="2011-03-22T02:12:00Z">
              <w:r w:rsidR="00CD4E9B">
                <w:rPr>
                  <w:rFonts w:cs="Calibri"/>
                  <w:b/>
                </w:rPr>
                <w:t xml:space="preserve"> / Softcopy </w:t>
              </w:r>
            </w:ins>
            <w:ins w:id="48" w:author="Alvin Chang" w:date="2011-03-22T02:23:00Z">
              <w:r w:rsidR="0018517F">
                <w:rPr>
                  <w:rFonts w:cs="Calibri"/>
                  <w:b/>
                </w:rPr>
                <w:t xml:space="preserve">Directory </w:t>
              </w:r>
            </w:ins>
            <w:ins w:id="49" w:author="Alvin Chang" w:date="2011-03-22T02:12:00Z">
              <w:r w:rsidR="00CD4E9B">
                <w:rPr>
                  <w:rFonts w:cs="Calibri"/>
                  <w:b/>
                </w:rPr>
                <w:t>Path</w:t>
              </w:r>
            </w:ins>
          </w:p>
        </w:tc>
      </w:tr>
      <w:tr w:rsidR="006C10FA" w:rsidRPr="005A2EF4" w:rsidTr="00CC038D">
        <w:tc>
          <w:tcPr>
            <w:tcW w:w="1701" w:type="dxa"/>
            <w:vMerge w:val="restart"/>
          </w:tcPr>
          <w:p w:rsidR="007439FF" w:rsidRPr="005A2EF4" w:rsidRDefault="007439FF" w:rsidP="005A2EF4">
            <w:pPr>
              <w:keepNext/>
              <w:spacing w:before="60" w:after="60" w:line="240" w:lineRule="auto"/>
              <w:rPr>
                <w:rFonts w:cs="Calibri"/>
              </w:rPr>
            </w:pPr>
            <w:r w:rsidRPr="005A2EF4">
              <w:rPr>
                <w:rFonts w:cs="Calibri"/>
              </w:rPr>
              <w:t>Project</w:t>
            </w:r>
          </w:p>
          <w:p w:rsidR="007439FF" w:rsidRPr="005A2EF4" w:rsidRDefault="007439FF" w:rsidP="005A2EF4">
            <w:pPr>
              <w:keepNext/>
              <w:spacing w:before="60" w:after="60" w:line="240" w:lineRule="auto"/>
              <w:rPr>
                <w:rFonts w:cs="Calibri"/>
              </w:rPr>
            </w:pPr>
            <w:r w:rsidRPr="005A2EF4">
              <w:rPr>
                <w:rFonts w:cs="Calibri"/>
              </w:rPr>
              <w:t>Communication</w:t>
            </w:r>
            <w:ins w:id="50" w:author="Alvin Chang" w:date="2011-03-22T02:19:00Z">
              <w:r w:rsidR="003B4BD1">
                <w:rPr>
                  <w:rFonts w:cs="Calibri"/>
                </w:rPr>
                <w:t>s</w:t>
              </w:r>
            </w:ins>
          </w:p>
        </w:tc>
        <w:tc>
          <w:tcPr>
            <w:tcW w:w="1985" w:type="dxa"/>
          </w:tcPr>
          <w:p w:rsidR="007439FF" w:rsidRPr="005A2EF4" w:rsidRDefault="007439FF" w:rsidP="005A2EF4">
            <w:pPr>
              <w:keepNext/>
              <w:spacing w:before="60" w:after="60" w:line="240" w:lineRule="auto"/>
              <w:rPr>
                <w:rFonts w:cs="Calibri"/>
              </w:rPr>
            </w:pPr>
            <w:r w:rsidRPr="005A2EF4">
              <w:rPr>
                <w:rFonts w:cs="Calibri"/>
              </w:rPr>
              <w:t>GG/COMS/MC.1</w:t>
            </w:r>
          </w:p>
        </w:tc>
        <w:tc>
          <w:tcPr>
            <w:tcW w:w="4536" w:type="dxa"/>
          </w:tcPr>
          <w:p w:rsidR="007439FF" w:rsidRDefault="007439FF" w:rsidP="005A2EF4">
            <w:pPr>
              <w:keepNext/>
              <w:spacing w:before="60" w:after="60" w:line="240" w:lineRule="auto"/>
              <w:rPr>
                <w:ins w:id="51" w:author="Alvin Chang" w:date="2011-03-22T02:12:00Z"/>
                <w:rFonts w:cs="Calibri"/>
              </w:rPr>
            </w:pPr>
            <w:r w:rsidRPr="005A2EF4">
              <w:rPr>
                <w:rFonts w:cs="Calibri"/>
              </w:rPr>
              <w:t>External Correspondence</w:t>
            </w:r>
          </w:p>
          <w:p w:rsidR="00CC038D" w:rsidRPr="005A2EF4" w:rsidRDefault="00CC038D" w:rsidP="0000513B">
            <w:pPr>
              <w:keepNext/>
              <w:spacing w:before="60" w:after="60" w:line="240" w:lineRule="auto"/>
              <w:rPr>
                <w:rFonts w:cs="Calibri"/>
              </w:rPr>
            </w:pPr>
            <w:ins w:id="52" w:author="Alvin Chang" w:date="2011-03-22T02:12:00Z">
              <w:r>
                <w:rPr>
                  <w:rFonts w:cs="Calibri"/>
                </w:rPr>
                <w:t>/Documentation/Management/</w:t>
              </w:r>
            </w:ins>
            <w:ins w:id="53" w:author="Alvin Chang" w:date="2011-03-22T02:18:00Z">
              <w:r w:rsidR="00FF2F12">
                <w:rPr>
                  <w:rFonts w:cs="Calibri"/>
                </w:rPr>
                <w:t xml:space="preserve"> Communication</w:t>
              </w:r>
            </w:ins>
            <w:ins w:id="54" w:author="Alvin Chang" w:date="2011-03-22T02:19:00Z">
              <w:r w:rsidR="003B4BD1">
                <w:rPr>
                  <w:rFonts w:cs="Calibri"/>
                </w:rPr>
                <w:t>s</w:t>
              </w:r>
            </w:ins>
            <w:ins w:id="55" w:author="Alvin Chang" w:date="2011-03-22T02:18:00Z">
              <w:r w:rsidR="00FF2F12">
                <w:rPr>
                  <w:rFonts w:cs="Calibri"/>
                </w:rPr>
                <w:t xml:space="preserve">/External </w:t>
              </w:r>
            </w:ins>
            <w:ins w:id="56" w:author="Alvin Chang" w:date="2011-03-22T02:12:00Z">
              <w:r>
                <w:rPr>
                  <w:rFonts w:cs="Calibri"/>
                </w:rPr>
                <w:t>Correspondence</w:t>
              </w:r>
            </w:ins>
            <w:ins w:id="57" w:author="Alvin Chang" w:date="2011-03-22T02:24:00Z">
              <w:r w:rsidR="00552B0C">
                <w:rPr>
                  <w:rFonts w:cs="Calibri"/>
                </w:rPr>
                <w:t>/</w:t>
              </w:r>
            </w:ins>
          </w:p>
        </w:tc>
      </w:tr>
      <w:tr w:rsidR="006C10FA" w:rsidRPr="005A2EF4" w:rsidTr="00CC038D">
        <w:tc>
          <w:tcPr>
            <w:tcW w:w="1701" w:type="dxa"/>
            <w:vMerge/>
          </w:tcPr>
          <w:p w:rsidR="007439FF" w:rsidRPr="005A2EF4" w:rsidRDefault="007439FF" w:rsidP="005A2EF4">
            <w:pPr>
              <w:keepNext/>
              <w:spacing w:before="60" w:after="60" w:line="240" w:lineRule="auto"/>
              <w:rPr>
                <w:rFonts w:cs="Calibri"/>
              </w:rPr>
            </w:pPr>
          </w:p>
        </w:tc>
        <w:tc>
          <w:tcPr>
            <w:tcW w:w="1985" w:type="dxa"/>
          </w:tcPr>
          <w:p w:rsidR="007439FF" w:rsidRPr="005A2EF4" w:rsidRDefault="007439FF" w:rsidP="005A2EF4">
            <w:pPr>
              <w:keepNext/>
              <w:spacing w:before="60" w:after="60" w:line="240" w:lineRule="auto"/>
              <w:rPr>
                <w:rFonts w:cs="Calibri"/>
              </w:rPr>
            </w:pPr>
            <w:r w:rsidRPr="005A2EF4">
              <w:rPr>
                <w:rFonts w:cs="Calibri"/>
              </w:rPr>
              <w:t>GG/COMS/MC.2</w:t>
            </w:r>
          </w:p>
        </w:tc>
        <w:tc>
          <w:tcPr>
            <w:tcW w:w="4536" w:type="dxa"/>
          </w:tcPr>
          <w:p w:rsidR="007439FF" w:rsidRDefault="007439FF" w:rsidP="005A2EF4">
            <w:pPr>
              <w:keepNext/>
              <w:spacing w:before="60" w:after="60" w:line="240" w:lineRule="auto"/>
              <w:rPr>
                <w:ins w:id="58" w:author="Alvin Chang" w:date="2011-03-22T02:13:00Z"/>
                <w:rFonts w:cs="Calibri"/>
              </w:rPr>
            </w:pPr>
            <w:r w:rsidRPr="005A2EF4">
              <w:rPr>
                <w:rFonts w:cs="Calibri"/>
              </w:rPr>
              <w:t>Internal Correspondence</w:t>
            </w:r>
          </w:p>
          <w:p w:rsidR="00CC038D" w:rsidRPr="005A2EF4" w:rsidRDefault="00FF2F12" w:rsidP="0000513B">
            <w:pPr>
              <w:keepNext/>
              <w:spacing w:before="60" w:after="60" w:line="240" w:lineRule="auto"/>
              <w:rPr>
                <w:rFonts w:cs="Calibri"/>
              </w:rPr>
            </w:pPr>
            <w:ins w:id="59" w:author="Alvin Chang" w:date="2011-03-22T02:18:00Z">
              <w:r>
                <w:rPr>
                  <w:rFonts w:cs="Calibri"/>
                </w:rPr>
                <w:t>/Documentation/Management/ Communication</w:t>
              </w:r>
            </w:ins>
            <w:ins w:id="60" w:author="Alvin Chang" w:date="2011-03-22T02:19:00Z">
              <w:r w:rsidR="003B4BD1">
                <w:rPr>
                  <w:rFonts w:cs="Calibri"/>
                </w:rPr>
                <w:t>s</w:t>
              </w:r>
            </w:ins>
            <w:ins w:id="61" w:author="Alvin Chang" w:date="2011-03-22T02:18:00Z">
              <w:r>
                <w:rPr>
                  <w:rFonts w:cs="Calibri"/>
                </w:rPr>
                <w:t>/Internal Correspondence</w:t>
              </w:r>
            </w:ins>
            <w:ins w:id="62" w:author="Alvin Chang" w:date="2011-03-22T02:24:00Z">
              <w:r w:rsidR="00552B0C">
                <w:rPr>
                  <w:rFonts w:cs="Calibri"/>
                </w:rPr>
                <w:t>/</w:t>
              </w:r>
            </w:ins>
          </w:p>
        </w:tc>
      </w:tr>
      <w:tr w:rsidR="006C10FA" w:rsidRPr="005A2EF4" w:rsidTr="00CC038D">
        <w:tc>
          <w:tcPr>
            <w:tcW w:w="1701" w:type="dxa"/>
            <w:vMerge/>
          </w:tcPr>
          <w:p w:rsidR="007439FF" w:rsidRPr="005A2EF4" w:rsidRDefault="007439FF" w:rsidP="005A2EF4">
            <w:pPr>
              <w:keepNext/>
              <w:spacing w:before="60" w:after="60" w:line="240" w:lineRule="auto"/>
              <w:rPr>
                <w:rFonts w:cs="Calibri"/>
              </w:rPr>
            </w:pPr>
          </w:p>
        </w:tc>
        <w:tc>
          <w:tcPr>
            <w:tcW w:w="1985" w:type="dxa"/>
          </w:tcPr>
          <w:p w:rsidR="007439FF" w:rsidRPr="005A2EF4" w:rsidRDefault="007439FF" w:rsidP="005A2EF4">
            <w:pPr>
              <w:keepNext/>
              <w:spacing w:before="60" w:after="60" w:line="240" w:lineRule="auto"/>
              <w:rPr>
                <w:rFonts w:cs="Calibri"/>
              </w:rPr>
            </w:pPr>
            <w:r w:rsidRPr="005A2EF4">
              <w:rPr>
                <w:rFonts w:cs="Calibri"/>
              </w:rPr>
              <w:t>GG/COMS/ML.1</w:t>
            </w:r>
          </w:p>
        </w:tc>
        <w:tc>
          <w:tcPr>
            <w:tcW w:w="4536" w:type="dxa"/>
          </w:tcPr>
          <w:p w:rsidR="007439FF" w:rsidRDefault="007439FF" w:rsidP="005A2EF4">
            <w:pPr>
              <w:keepNext/>
              <w:spacing w:before="60" w:after="60" w:line="240" w:lineRule="auto"/>
              <w:rPr>
                <w:ins w:id="63" w:author="Alvin Chang" w:date="2011-03-22T02:14:00Z"/>
                <w:rFonts w:cs="Calibri"/>
              </w:rPr>
            </w:pPr>
            <w:r w:rsidRPr="005A2EF4">
              <w:rPr>
                <w:rFonts w:cs="Calibri"/>
              </w:rPr>
              <w:t>Project Log</w:t>
            </w:r>
          </w:p>
          <w:p w:rsidR="0000513B" w:rsidRDefault="00CC038D" w:rsidP="0000513B">
            <w:pPr>
              <w:keepNext/>
              <w:spacing w:before="60" w:after="60" w:line="240" w:lineRule="auto"/>
              <w:rPr>
                <w:ins w:id="64" w:author="Alvin Chang" w:date="2011-03-22T02:26:00Z"/>
                <w:rFonts w:cs="Calibri"/>
              </w:rPr>
            </w:pPr>
            <w:ins w:id="65" w:author="Alvin Chang" w:date="2011-03-22T02:14:00Z">
              <w:r>
                <w:rPr>
                  <w:rFonts w:cs="Calibri"/>
                </w:rPr>
                <w:t>/Documentation/Management/</w:t>
              </w:r>
            </w:ins>
          </w:p>
          <w:p w:rsidR="00CC038D" w:rsidRPr="005A2EF4" w:rsidRDefault="00FF2F12" w:rsidP="0000513B">
            <w:pPr>
              <w:keepNext/>
              <w:spacing w:before="60" w:after="60" w:line="240" w:lineRule="auto"/>
              <w:rPr>
                <w:rFonts w:cs="Calibri"/>
              </w:rPr>
            </w:pPr>
            <w:ins w:id="66" w:author="Alvin Chang" w:date="2011-03-22T02:18:00Z">
              <w:r>
                <w:rPr>
                  <w:rFonts w:cs="Calibri"/>
                </w:rPr>
                <w:t>Communication</w:t>
              </w:r>
            </w:ins>
            <w:ins w:id="67" w:author="Alvin Chang" w:date="2011-03-22T02:19:00Z">
              <w:r w:rsidR="003B4BD1">
                <w:rPr>
                  <w:rFonts w:cs="Calibri"/>
                </w:rPr>
                <w:t>s</w:t>
              </w:r>
            </w:ins>
            <w:ins w:id="68" w:author="Alvin Chang" w:date="2011-03-22T02:18:00Z">
              <w:r>
                <w:rPr>
                  <w:rFonts w:cs="Calibri"/>
                </w:rPr>
                <w:t>/</w:t>
              </w:r>
            </w:ins>
            <w:ins w:id="69" w:author="Alvin Chang" w:date="2011-03-22T02:25:00Z">
              <w:r w:rsidR="00552B0C">
                <w:rPr>
                  <w:rFonts w:cs="Calibri"/>
                </w:rPr>
                <w:t>Project Logs/</w:t>
              </w:r>
            </w:ins>
          </w:p>
        </w:tc>
      </w:tr>
      <w:tr w:rsidR="006C10FA" w:rsidRPr="005A2EF4" w:rsidTr="00CC038D">
        <w:tc>
          <w:tcPr>
            <w:tcW w:w="1701" w:type="dxa"/>
            <w:vMerge/>
          </w:tcPr>
          <w:p w:rsidR="007439FF" w:rsidRPr="005A2EF4" w:rsidRDefault="007439FF" w:rsidP="005A2EF4">
            <w:pPr>
              <w:keepNext/>
              <w:spacing w:before="60" w:after="60" w:line="240" w:lineRule="auto"/>
              <w:rPr>
                <w:rFonts w:cs="Calibri"/>
              </w:rPr>
            </w:pPr>
          </w:p>
        </w:tc>
        <w:tc>
          <w:tcPr>
            <w:tcW w:w="1985" w:type="dxa"/>
          </w:tcPr>
          <w:p w:rsidR="007439FF" w:rsidRPr="005A2EF4" w:rsidRDefault="007439FF" w:rsidP="005A2EF4">
            <w:pPr>
              <w:keepNext/>
              <w:spacing w:before="60" w:after="60" w:line="240" w:lineRule="auto"/>
              <w:rPr>
                <w:rFonts w:cs="Calibri"/>
              </w:rPr>
            </w:pPr>
            <w:r w:rsidRPr="005A2EF4">
              <w:rPr>
                <w:rFonts w:cs="Calibri"/>
              </w:rPr>
              <w:t>GG/COMS/MM.1</w:t>
            </w:r>
          </w:p>
        </w:tc>
        <w:tc>
          <w:tcPr>
            <w:tcW w:w="4536" w:type="dxa"/>
          </w:tcPr>
          <w:p w:rsidR="007439FF" w:rsidRDefault="007439FF" w:rsidP="005A2EF4">
            <w:pPr>
              <w:keepNext/>
              <w:spacing w:before="60" w:after="60" w:line="240" w:lineRule="auto"/>
              <w:rPr>
                <w:ins w:id="70" w:author="Alvin Chang" w:date="2011-03-22T02:14:00Z"/>
                <w:rFonts w:cs="Calibri"/>
              </w:rPr>
            </w:pPr>
            <w:r w:rsidRPr="005A2EF4">
              <w:rPr>
                <w:rFonts w:cs="Calibri"/>
              </w:rPr>
              <w:t>Meeting Minutes</w:t>
            </w:r>
          </w:p>
          <w:p w:rsidR="00CC038D" w:rsidRPr="005A2EF4" w:rsidRDefault="00CC038D" w:rsidP="0000513B">
            <w:pPr>
              <w:keepNext/>
              <w:spacing w:before="60" w:after="60" w:line="240" w:lineRule="auto"/>
              <w:rPr>
                <w:rFonts w:cs="Calibri"/>
              </w:rPr>
            </w:pPr>
            <w:ins w:id="71" w:author="Alvin Chang" w:date="2011-03-22T02:14:00Z">
              <w:r>
                <w:rPr>
                  <w:rFonts w:cs="Calibri"/>
                </w:rPr>
                <w:t>/Documentation/Management/</w:t>
              </w:r>
            </w:ins>
            <w:ins w:id="72" w:author="Alvin Chang" w:date="2011-03-22T02:19:00Z">
              <w:r w:rsidR="00FF2F12">
                <w:rPr>
                  <w:rFonts w:cs="Calibri"/>
                </w:rPr>
                <w:t xml:space="preserve"> Communication</w:t>
              </w:r>
              <w:r w:rsidR="003B4BD1">
                <w:rPr>
                  <w:rFonts w:cs="Calibri"/>
                </w:rPr>
                <w:t>s</w:t>
              </w:r>
              <w:r w:rsidR="00FF2F12">
                <w:rPr>
                  <w:rFonts w:cs="Calibri"/>
                </w:rPr>
                <w:t>/</w:t>
              </w:r>
            </w:ins>
            <w:ins w:id="73" w:author="Alvin Chang" w:date="2011-03-22T02:14:00Z">
              <w:r>
                <w:rPr>
                  <w:rFonts w:cs="Calibri"/>
                </w:rPr>
                <w:t>Meetings</w:t>
              </w:r>
            </w:ins>
            <w:ins w:id="74" w:author="Alvin Chang" w:date="2011-03-22T02:24:00Z">
              <w:r w:rsidR="00552B0C">
                <w:rPr>
                  <w:rFonts w:cs="Calibri"/>
                </w:rPr>
                <w:t>/</w:t>
              </w:r>
            </w:ins>
          </w:p>
        </w:tc>
      </w:tr>
      <w:tr w:rsidR="006C10FA" w:rsidRPr="005A2EF4" w:rsidTr="00CC038D">
        <w:tc>
          <w:tcPr>
            <w:tcW w:w="1701" w:type="dxa"/>
            <w:vMerge w:val="restart"/>
          </w:tcPr>
          <w:p w:rsidR="007439FF" w:rsidRPr="005A2EF4" w:rsidRDefault="007439FF" w:rsidP="005A2EF4">
            <w:pPr>
              <w:keepNext/>
              <w:spacing w:before="60" w:after="60" w:line="240" w:lineRule="auto"/>
              <w:rPr>
                <w:rFonts w:cs="Calibri"/>
              </w:rPr>
            </w:pPr>
            <w:r w:rsidRPr="005A2EF4">
              <w:rPr>
                <w:rFonts w:cs="Calibri"/>
              </w:rPr>
              <w:t>Plans</w:t>
            </w:r>
          </w:p>
        </w:tc>
        <w:tc>
          <w:tcPr>
            <w:tcW w:w="1985" w:type="dxa"/>
          </w:tcPr>
          <w:p w:rsidR="007439FF" w:rsidRPr="005A2EF4" w:rsidRDefault="007439FF" w:rsidP="005A2EF4">
            <w:pPr>
              <w:keepNext/>
              <w:spacing w:before="60" w:after="60" w:line="240" w:lineRule="auto"/>
              <w:rPr>
                <w:rFonts w:cs="Calibri"/>
              </w:rPr>
            </w:pPr>
            <w:r w:rsidRPr="005A2EF4">
              <w:rPr>
                <w:rFonts w:cs="Calibri"/>
              </w:rPr>
              <w:t>GG/COMS/MP.1</w:t>
            </w:r>
          </w:p>
        </w:tc>
        <w:tc>
          <w:tcPr>
            <w:tcW w:w="4536" w:type="dxa"/>
          </w:tcPr>
          <w:p w:rsidR="007439FF" w:rsidRDefault="007439FF" w:rsidP="005A2EF4">
            <w:pPr>
              <w:keepNext/>
              <w:spacing w:before="60" w:after="60" w:line="240" w:lineRule="auto"/>
              <w:rPr>
                <w:ins w:id="75" w:author="Alvin Chang" w:date="2011-03-22T02:19:00Z"/>
                <w:rFonts w:cs="Calibri"/>
              </w:rPr>
            </w:pPr>
            <w:r w:rsidRPr="005A2EF4">
              <w:rPr>
                <w:rFonts w:cs="Calibri"/>
              </w:rPr>
              <w:t>Project Plan</w:t>
            </w:r>
          </w:p>
          <w:p w:rsidR="009E3E94" w:rsidRPr="005A2EF4" w:rsidRDefault="009E3E94" w:rsidP="00552B0C">
            <w:pPr>
              <w:keepNext/>
              <w:spacing w:before="60" w:after="60" w:line="240" w:lineRule="auto"/>
              <w:rPr>
                <w:rFonts w:cs="Calibri"/>
              </w:rPr>
            </w:pPr>
            <w:ins w:id="76" w:author="Alvin Chang" w:date="2011-03-22T02:19:00Z">
              <w:r>
                <w:rPr>
                  <w:rFonts w:cs="Calibri"/>
                </w:rPr>
                <w:t>/Documentation/Management/Plans/</w:t>
              </w:r>
            </w:ins>
            <w:ins w:id="77" w:author="Alvin Chang" w:date="2011-03-22T02:25:00Z">
              <w:r w:rsidR="00552B0C">
                <w:rPr>
                  <w:rFonts w:cs="Calibri"/>
                </w:rPr>
                <w:t>Project Plan/</w:t>
              </w:r>
            </w:ins>
          </w:p>
        </w:tc>
      </w:tr>
      <w:tr w:rsidR="006C10FA" w:rsidRPr="005A2EF4" w:rsidTr="00CC038D">
        <w:tc>
          <w:tcPr>
            <w:tcW w:w="1701" w:type="dxa"/>
            <w:vMerge/>
          </w:tcPr>
          <w:p w:rsidR="007439FF" w:rsidRPr="005A2EF4" w:rsidRDefault="007439FF" w:rsidP="005A2EF4">
            <w:pPr>
              <w:keepNext/>
              <w:spacing w:before="60" w:after="60" w:line="240" w:lineRule="auto"/>
              <w:rPr>
                <w:rFonts w:cs="Calibri"/>
              </w:rPr>
            </w:pPr>
          </w:p>
        </w:tc>
        <w:tc>
          <w:tcPr>
            <w:tcW w:w="1985" w:type="dxa"/>
          </w:tcPr>
          <w:p w:rsidR="007439FF" w:rsidRPr="005A2EF4" w:rsidRDefault="007439FF" w:rsidP="005A2EF4">
            <w:pPr>
              <w:keepNext/>
              <w:spacing w:before="60" w:after="60" w:line="240" w:lineRule="auto"/>
              <w:rPr>
                <w:rFonts w:cs="Calibri"/>
              </w:rPr>
            </w:pPr>
            <w:r w:rsidRPr="005A2EF4">
              <w:rPr>
                <w:rFonts w:cs="Calibri"/>
              </w:rPr>
              <w:t>GG/COMS/MP.2</w:t>
            </w:r>
          </w:p>
        </w:tc>
        <w:tc>
          <w:tcPr>
            <w:tcW w:w="4536" w:type="dxa"/>
          </w:tcPr>
          <w:p w:rsidR="007439FF" w:rsidRDefault="007439FF" w:rsidP="005A2EF4">
            <w:pPr>
              <w:keepNext/>
              <w:spacing w:before="60" w:after="60" w:line="240" w:lineRule="auto"/>
              <w:rPr>
                <w:ins w:id="78" w:author="Alvin Chang" w:date="2011-03-22T02:20:00Z"/>
                <w:rFonts w:cs="Calibri"/>
              </w:rPr>
            </w:pPr>
            <w:r w:rsidRPr="005A2EF4">
              <w:rPr>
                <w:rFonts w:cs="Calibri"/>
              </w:rPr>
              <w:t>System Test Plan</w:t>
            </w:r>
          </w:p>
          <w:p w:rsidR="009E3E94" w:rsidRPr="005A2EF4" w:rsidRDefault="009E3E94" w:rsidP="00552B0C">
            <w:pPr>
              <w:keepNext/>
              <w:spacing w:before="60" w:after="60" w:line="240" w:lineRule="auto"/>
              <w:rPr>
                <w:rFonts w:cs="Calibri"/>
              </w:rPr>
            </w:pPr>
            <w:ins w:id="79" w:author="Alvin Chang" w:date="2011-03-22T02:20:00Z">
              <w:r>
                <w:rPr>
                  <w:rFonts w:cs="Calibri"/>
                </w:rPr>
                <w:t>/Documentati</w:t>
              </w:r>
              <w:r w:rsidR="00F06238">
                <w:rPr>
                  <w:rFonts w:cs="Calibri"/>
                </w:rPr>
                <w:t>on/Management/Plans/</w:t>
              </w:r>
            </w:ins>
            <w:ins w:id="80" w:author="Alvin Chang" w:date="2011-03-22T02:25:00Z">
              <w:r w:rsidR="00552B0C">
                <w:rPr>
                  <w:rFonts w:cs="Calibri"/>
                </w:rPr>
                <w:t>System Test Plan/</w:t>
              </w:r>
            </w:ins>
          </w:p>
        </w:tc>
      </w:tr>
      <w:tr w:rsidR="006C10FA" w:rsidRPr="005A2EF4" w:rsidTr="00CC038D">
        <w:tc>
          <w:tcPr>
            <w:tcW w:w="1701" w:type="dxa"/>
            <w:vMerge/>
          </w:tcPr>
          <w:p w:rsidR="007439FF" w:rsidRPr="005A2EF4" w:rsidRDefault="007439FF" w:rsidP="005A2EF4">
            <w:pPr>
              <w:keepNext/>
              <w:spacing w:before="60" w:after="60" w:line="240" w:lineRule="auto"/>
              <w:rPr>
                <w:rFonts w:cs="Calibri"/>
              </w:rPr>
            </w:pPr>
          </w:p>
        </w:tc>
        <w:tc>
          <w:tcPr>
            <w:tcW w:w="1985" w:type="dxa"/>
          </w:tcPr>
          <w:p w:rsidR="007439FF" w:rsidRPr="005A2EF4" w:rsidRDefault="007439FF" w:rsidP="005A2EF4">
            <w:pPr>
              <w:keepNext/>
              <w:spacing w:before="60" w:after="60" w:line="240" w:lineRule="auto"/>
              <w:rPr>
                <w:rFonts w:cs="Calibri"/>
              </w:rPr>
            </w:pPr>
            <w:r w:rsidRPr="005A2EF4">
              <w:rPr>
                <w:rFonts w:cs="Calibri"/>
              </w:rPr>
              <w:t>GG/COMS/MP.3</w:t>
            </w:r>
          </w:p>
        </w:tc>
        <w:tc>
          <w:tcPr>
            <w:tcW w:w="4536" w:type="dxa"/>
          </w:tcPr>
          <w:p w:rsidR="007439FF" w:rsidRDefault="007439FF" w:rsidP="005A2EF4">
            <w:pPr>
              <w:keepNext/>
              <w:spacing w:before="60" w:after="60" w:line="240" w:lineRule="auto"/>
              <w:rPr>
                <w:ins w:id="81" w:author="Alvin Chang" w:date="2011-03-22T02:21:00Z"/>
                <w:rFonts w:cs="Calibri"/>
              </w:rPr>
            </w:pPr>
            <w:r w:rsidRPr="005A2EF4">
              <w:rPr>
                <w:rFonts w:cs="Calibri"/>
              </w:rPr>
              <w:t>User Trial Plan</w:t>
            </w:r>
          </w:p>
          <w:p w:rsidR="00F06238" w:rsidRPr="005A2EF4" w:rsidRDefault="00F06238" w:rsidP="005A2EF4">
            <w:pPr>
              <w:keepNext/>
              <w:spacing w:before="60" w:after="60" w:line="240" w:lineRule="auto"/>
              <w:rPr>
                <w:rFonts w:cs="Calibri"/>
              </w:rPr>
            </w:pPr>
            <w:ins w:id="82" w:author="Alvin Chang" w:date="2011-03-22T02:21:00Z">
              <w:r>
                <w:rPr>
                  <w:rFonts w:cs="Calibri"/>
                </w:rPr>
                <w:t>/Documentation/Management/Plans/User Trial Plan</w:t>
              </w:r>
            </w:ins>
            <w:ins w:id="83" w:author="Alvin Chang" w:date="2011-03-22T02:25:00Z">
              <w:r w:rsidR="00552B0C">
                <w:rPr>
                  <w:rFonts w:cs="Calibri"/>
                </w:rPr>
                <w:t>/</w:t>
              </w:r>
            </w:ins>
          </w:p>
        </w:tc>
      </w:tr>
      <w:tr w:rsidR="006C10FA" w:rsidRPr="005A2EF4" w:rsidTr="00CC038D">
        <w:tc>
          <w:tcPr>
            <w:tcW w:w="1701" w:type="dxa"/>
            <w:vMerge w:val="restart"/>
          </w:tcPr>
          <w:p w:rsidR="007439FF" w:rsidRPr="005A2EF4" w:rsidRDefault="007439FF" w:rsidP="005A2EF4">
            <w:pPr>
              <w:keepNext/>
              <w:spacing w:before="60" w:after="60" w:line="240" w:lineRule="auto"/>
              <w:rPr>
                <w:rFonts w:cs="Calibri"/>
              </w:rPr>
            </w:pPr>
            <w:r w:rsidRPr="005A2EF4">
              <w:rPr>
                <w:rFonts w:cs="Calibri"/>
              </w:rPr>
              <w:t>Quality</w:t>
            </w:r>
          </w:p>
        </w:tc>
        <w:tc>
          <w:tcPr>
            <w:tcW w:w="1985" w:type="dxa"/>
          </w:tcPr>
          <w:p w:rsidR="007439FF" w:rsidRPr="005A2EF4" w:rsidRDefault="007439FF" w:rsidP="005A2EF4">
            <w:pPr>
              <w:keepNext/>
              <w:spacing w:before="60" w:after="60" w:line="240" w:lineRule="auto"/>
              <w:rPr>
                <w:rFonts w:cs="Calibri"/>
              </w:rPr>
            </w:pPr>
            <w:r w:rsidRPr="005A2EF4">
              <w:rPr>
                <w:rFonts w:cs="Calibri"/>
              </w:rPr>
              <w:t>GG/COMS/MQ.1</w:t>
            </w:r>
          </w:p>
        </w:tc>
        <w:tc>
          <w:tcPr>
            <w:tcW w:w="4536" w:type="dxa"/>
          </w:tcPr>
          <w:p w:rsidR="007439FF" w:rsidRDefault="007439FF" w:rsidP="005A2EF4">
            <w:pPr>
              <w:keepNext/>
              <w:spacing w:before="60" w:after="60" w:line="240" w:lineRule="auto"/>
              <w:rPr>
                <w:ins w:id="84" w:author="Alvin Chang" w:date="2011-03-22T02:21:00Z"/>
                <w:rFonts w:cs="Calibri"/>
              </w:rPr>
            </w:pPr>
            <w:r w:rsidRPr="005A2EF4">
              <w:rPr>
                <w:rFonts w:cs="Calibri"/>
              </w:rPr>
              <w:t>Quality Plan</w:t>
            </w:r>
          </w:p>
          <w:p w:rsidR="00F06238" w:rsidRPr="005A2EF4" w:rsidRDefault="00F06238" w:rsidP="005A2EF4">
            <w:pPr>
              <w:keepNext/>
              <w:spacing w:before="60" w:after="60" w:line="240" w:lineRule="auto"/>
              <w:rPr>
                <w:rFonts w:cs="Calibri"/>
              </w:rPr>
            </w:pPr>
            <w:ins w:id="85" w:author="Alvin Chang" w:date="2011-03-22T02:21:00Z">
              <w:r>
                <w:rPr>
                  <w:rFonts w:cs="Calibri"/>
                </w:rPr>
                <w:t>/Documentation/Management/Quality/Quality Plan</w:t>
              </w:r>
            </w:ins>
            <w:ins w:id="86" w:author="Alvin Chang" w:date="2011-03-22T02:25:00Z">
              <w:r w:rsidR="00552B0C">
                <w:rPr>
                  <w:rFonts w:cs="Calibri"/>
                </w:rPr>
                <w:t>/</w:t>
              </w:r>
            </w:ins>
          </w:p>
        </w:tc>
      </w:tr>
      <w:tr w:rsidR="006C10FA" w:rsidRPr="005A2EF4" w:rsidTr="00CC038D">
        <w:tc>
          <w:tcPr>
            <w:tcW w:w="1701" w:type="dxa"/>
            <w:vMerge/>
          </w:tcPr>
          <w:p w:rsidR="007439FF" w:rsidRPr="005A2EF4" w:rsidRDefault="007439FF" w:rsidP="005A2EF4">
            <w:pPr>
              <w:keepNext/>
              <w:spacing w:before="60" w:after="60" w:line="240" w:lineRule="auto"/>
              <w:rPr>
                <w:rFonts w:cs="Calibri"/>
              </w:rPr>
            </w:pPr>
          </w:p>
        </w:tc>
        <w:tc>
          <w:tcPr>
            <w:tcW w:w="1985" w:type="dxa"/>
          </w:tcPr>
          <w:p w:rsidR="007439FF" w:rsidRPr="005A2EF4" w:rsidRDefault="007439FF" w:rsidP="005A2EF4">
            <w:pPr>
              <w:keepNext/>
              <w:spacing w:before="60" w:after="60" w:line="240" w:lineRule="auto"/>
              <w:rPr>
                <w:rFonts w:cs="Calibri"/>
              </w:rPr>
            </w:pPr>
            <w:r w:rsidRPr="005A2EF4">
              <w:rPr>
                <w:rFonts w:cs="Calibri"/>
              </w:rPr>
              <w:t>GG/COMS/MQ.2</w:t>
            </w:r>
          </w:p>
        </w:tc>
        <w:tc>
          <w:tcPr>
            <w:tcW w:w="4536" w:type="dxa"/>
          </w:tcPr>
          <w:p w:rsidR="007439FF" w:rsidRDefault="007439FF" w:rsidP="005A2EF4">
            <w:pPr>
              <w:keepNext/>
              <w:spacing w:before="60" w:after="60" w:line="240" w:lineRule="auto"/>
              <w:rPr>
                <w:ins w:id="87" w:author="Alvin Chang" w:date="2011-03-22T02:27:00Z"/>
                <w:rFonts w:cs="Calibri"/>
              </w:rPr>
            </w:pPr>
            <w:r w:rsidRPr="005A2EF4">
              <w:rPr>
                <w:rFonts w:cs="Calibri"/>
              </w:rPr>
              <w:t>Project Procedures</w:t>
            </w:r>
          </w:p>
          <w:p w:rsidR="004C6297" w:rsidRPr="005A2EF4" w:rsidRDefault="004C6297" w:rsidP="005A2EF4">
            <w:pPr>
              <w:keepNext/>
              <w:spacing w:before="60" w:after="60" w:line="240" w:lineRule="auto"/>
              <w:rPr>
                <w:rFonts w:cs="Calibri"/>
              </w:rPr>
            </w:pPr>
            <w:ins w:id="88" w:author="Alvin Chang" w:date="2011-03-22T02:27:00Z">
              <w:r>
                <w:rPr>
                  <w:rFonts w:cs="Calibri"/>
                </w:rPr>
                <w:t>/Documentation/Management/Quality/Project Procedures/</w:t>
              </w:r>
            </w:ins>
          </w:p>
        </w:tc>
      </w:tr>
      <w:tr w:rsidR="006C10FA" w:rsidRPr="005A2EF4" w:rsidTr="00CC038D">
        <w:tc>
          <w:tcPr>
            <w:tcW w:w="1701" w:type="dxa"/>
            <w:vMerge w:val="restart"/>
          </w:tcPr>
          <w:p w:rsidR="007439FF" w:rsidRPr="005A2EF4" w:rsidRDefault="007439FF" w:rsidP="005A2EF4">
            <w:pPr>
              <w:keepNext/>
              <w:spacing w:before="60" w:after="60" w:line="240" w:lineRule="auto"/>
              <w:rPr>
                <w:rFonts w:cs="Calibri"/>
              </w:rPr>
            </w:pPr>
            <w:r w:rsidRPr="005A2EF4">
              <w:rPr>
                <w:rFonts w:cs="Calibri"/>
              </w:rPr>
              <w:t>Reporting and</w:t>
            </w:r>
          </w:p>
          <w:p w:rsidR="007439FF" w:rsidRPr="005A2EF4" w:rsidRDefault="007439FF" w:rsidP="005A2EF4">
            <w:pPr>
              <w:keepNext/>
              <w:spacing w:before="60" w:after="60" w:line="240" w:lineRule="auto"/>
              <w:rPr>
                <w:rFonts w:cs="Calibri"/>
              </w:rPr>
            </w:pPr>
            <w:r w:rsidRPr="005A2EF4">
              <w:rPr>
                <w:rFonts w:cs="Calibri"/>
              </w:rPr>
              <w:t>Progress Control</w:t>
            </w:r>
          </w:p>
        </w:tc>
        <w:tc>
          <w:tcPr>
            <w:tcW w:w="1985" w:type="dxa"/>
          </w:tcPr>
          <w:p w:rsidR="007439FF" w:rsidRPr="005A2EF4" w:rsidRDefault="007439FF" w:rsidP="005A2EF4">
            <w:pPr>
              <w:keepNext/>
              <w:spacing w:before="60" w:after="60" w:line="240" w:lineRule="auto"/>
              <w:rPr>
                <w:rFonts w:cs="Calibri"/>
              </w:rPr>
            </w:pPr>
            <w:r w:rsidRPr="005A2EF4">
              <w:rPr>
                <w:rFonts w:cs="Calibri"/>
              </w:rPr>
              <w:t>GG/COMS/MR.1</w:t>
            </w:r>
          </w:p>
        </w:tc>
        <w:tc>
          <w:tcPr>
            <w:tcW w:w="4536" w:type="dxa"/>
          </w:tcPr>
          <w:p w:rsidR="007439FF" w:rsidRDefault="007439FF" w:rsidP="005A2EF4">
            <w:pPr>
              <w:keepNext/>
              <w:spacing w:before="60" w:after="60" w:line="240" w:lineRule="auto"/>
              <w:rPr>
                <w:ins w:id="89" w:author="Alvin Chang" w:date="2011-03-22T02:28:00Z"/>
                <w:rFonts w:cs="Calibri"/>
              </w:rPr>
            </w:pPr>
            <w:r w:rsidRPr="005A2EF4">
              <w:rPr>
                <w:rFonts w:cs="Calibri"/>
              </w:rPr>
              <w:t>Time / Progress Reports</w:t>
            </w:r>
          </w:p>
          <w:p w:rsidR="004C6297" w:rsidRDefault="004C6297" w:rsidP="005A2EF4">
            <w:pPr>
              <w:keepNext/>
              <w:spacing w:before="60" w:after="60" w:line="240" w:lineRule="auto"/>
              <w:rPr>
                <w:ins w:id="90" w:author="Alvin Chang" w:date="2011-03-22T02:29:00Z"/>
                <w:rFonts w:cs="Calibri"/>
              </w:rPr>
            </w:pPr>
            <w:ins w:id="91" w:author="Alvin Chang" w:date="2011-03-22T02:28:00Z">
              <w:r>
                <w:rPr>
                  <w:rFonts w:cs="Calibri"/>
                </w:rPr>
                <w:t>/Documentation/Management/</w:t>
              </w:r>
            </w:ins>
            <w:ins w:id="92" w:author="Alvin Chang" w:date="2011-03-22T02:31:00Z">
              <w:r w:rsidR="006C10FA">
                <w:rPr>
                  <w:rFonts w:cs="Calibri"/>
                </w:rPr>
                <w:t xml:space="preserve">Reporting/ </w:t>
              </w:r>
            </w:ins>
            <w:proofErr w:type="spellStart"/>
            <w:ins w:id="93" w:author="Alvin Chang" w:date="2011-03-22T02:28:00Z">
              <w:r>
                <w:rPr>
                  <w:rFonts w:cs="Calibri"/>
                </w:rPr>
                <w:t>TimeReport</w:t>
              </w:r>
              <w:proofErr w:type="spellEnd"/>
              <w:r>
                <w:rPr>
                  <w:rFonts w:cs="Calibri"/>
                </w:rPr>
                <w:t>/&lt;</w:t>
              </w:r>
            </w:ins>
            <w:proofErr w:type="spellStart"/>
            <w:ins w:id="94" w:author="Alvin Chang" w:date="2011-03-22T02:32:00Z">
              <w:r w:rsidR="00B92C05">
                <w:rPr>
                  <w:rFonts w:cs="Calibri"/>
                </w:rPr>
                <w:t>Week</w:t>
              </w:r>
            </w:ins>
            <w:ins w:id="95" w:author="Alvin Chang" w:date="2011-03-22T02:36:00Z">
              <w:r w:rsidR="008559F9">
                <w:rPr>
                  <w:rFonts w:cs="Calibri"/>
                </w:rPr>
                <w:t>lyReportingPeriod</w:t>
              </w:r>
            </w:ins>
            <w:proofErr w:type="spellEnd"/>
            <w:ins w:id="96" w:author="Alvin Chang" w:date="2011-03-22T02:32:00Z">
              <w:r w:rsidR="00B92C05">
                <w:rPr>
                  <w:rFonts w:cs="Calibri"/>
                </w:rPr>
                <w:t xml:space="preserve"> </w:t>
              </w:r>
            </w:ins>
            <w:ins w:id="97" w:author="Alvin Chang" w:date="2011-03-22T02:29:00Z">
              <w:r>
                <w:rPr>
                  <w:rFonts w:cs="Calibri"/>
                </w:rPr>
                <w:t>&gt;/</w:t>
              </w:r>
            </w:ins>
          </w:p>
          <w:p w:rsidR="004C6297" w:rsidRPr="005A2EF4" w:rsidRDefault="004C6297" w:rsidP="005A2EF4">
            <w:pPr>
              <w:keepNext/>
              <w:spacing w:before="60" w:after="60" w:line="240" w:lineRule="auto"/>
              <w:rPr>
                <w:rFonts w:cs="Calibri"/>
              </w:rPr>
            </w:pPr>
            <w:ins w:id="98" w:author="Alvin Chang" w:date="2011-03-22T02:29:00Z">
              <w:r>
                <w:rPr>
                  <w:rFonts w:cs="Calibri"/>
                </w:rPr>
                <w:t>/Documentation/Management/</w:t>
              </w:r>
            </w:ins>
            <w:ins w:id="99" w:author="Alvin Chang" w:date="2011-03-22T02:31:00Z">
              <w:r w:rsidR="006C10FA">
                <w:rPr>
                  <w:rFonts w:cs="Calibri"/>
                </w:rPr>
                <w:t xml:space="preserve">Reporting/ </w:t>
              </w:r>
            </w:ins>
            <w:proofErr w:type="spellStart"/>
            <w:ins w:id="100" w:author="Alvin Chang" w:date="2011-03-22T02:29:00Z">
              <w:r>
                <w:rPr>
                  <w:rFonts w:cs="Calibri"/>
                </w:rPr>
                <w:t>ProgressReport</w:t>
              </w:r>
              <w:proofErr w:type="spellEnd"/>
              <w:r>
                <w:rPr>
                  <w:rFonts w:cs="Calibri"/>
                </w:rPr>
                <w:t>/</w:t>
              </w:r>
            </w:ins>
          </w:p>
        </w:tc>
      </w:tr>
      <w:tr w:rsidR="006C10FA" w:rsidRPr="005A2EF4" w:rsidTr="00CC038D">
        <w:tc>
          <w:tcPr>
            <w:tcW w:w="1701" w:type="dxa"/>
            <w:vMerge/>
          </w:tcPr>
          <w:p w:rsidR="007439FF" w:rsidRPr="005A2EF4" w:rsidRDefault="007439FF" w:rsidP="005A2EF4">
            <w:pPr>
              <w:keepNext/>
              <w:spacing w:before="60" w:after="60" w:line="240" w:lineRule="auto"/>
              <w:rPr>
                <w:rFonts w:cs="Calibri"/>
              </w:rPr>
            </w:pPr>
          </w:p>
        </w:tc>
        <w:tc>
          <w:tcPr>
            <w:tcW w:w="1985" w:type="dxa"/>
          </w:tcPr>
          <w:p w:rsidR="007439FF" w:rsidRPr="005A2EF4" w:rsidRDefault="007439FF" w:rsidP="005A2EF4">
            <w:pPr>
              <w:spacing w:before="60" w:after="60" w:line="240" w:lineRule="auto"/>
              <w:rPr>
                <w:rFonts w:cs="Calibri"/>
              </w:rPr>
            </w:pPr>
            <w:r w:rsidRPr="005A2EF4">
              <w:rPr>
                <w:rFonts w:cs="Calibri"/>
              </w:rPr>
              <w:t>GG/COMS/ME.1</w:t>
            </w:r>
          </w:p>
        </w:tc>
        <w:tc>
          <w:tcPr>
            <w:tcW w:w="4536" w:type="dxa"/>
          </w:tcPr>
          <w:p w:rsidR="007439FF" w:rsidRDefault="007439FF" w:rsidP="005A2EF4">
            <w:pPr>
              <w:spacing w:before="60" w:after="60" w:line="240" w:lineRule="auto"/>
              <w:rPr>
                <w:ins w:id="101" w:author="Alvin Chang" w:date="2011-03-22T02:36:00Z"/>
                <w:rFonts w:cs="Calibri"/>
              </w:rPr>
            </w:pPr>
            <w:r w:rsidRPr="005A2EF4">
              <w:rPr>
                <w:rFonts w:cs="Calibri"/>
              </w:rPr>
              <w:t>Estimates</w:t>
            </w:r>
          </w:p>
          <w:p w:rsidR="00607ECC" w:rsidRPr="005A2EF4" w:rsidRDefault="00607ECC" w:rsidP="005A2EF4">
            <w:pPr>
              <w:spacing w:before="60" w:after="60" w:line="240" w:lineRule="auto"/>
              <w:rPr>
                <w:rFonts w:cs="Calibri"/>
              </w:rPr>
            </w:pPr>
            <w:ins w:id="102" w:author="Alvin Chang" w:date="2011-03-22T02:36:00Z">
              <w:r>
                <w:rPr>
                  <w:rFonts w:cs="Calibri"/>
                </w:rPr>
                <w:t>/Documentation/Management/Reporting/ Estimates/</w:t>
              </w:r>
            </w:ins>
          </w:p>
        </w:tc>
      </w:tr>
    </w:tbl>
    <w:p w:rsidR="007439FF" w:rsidRDefault="007439FF" w:rsidP="0009222E">
      <w:pPr>
        <w:ind w:firstLine="720"/>
      </w:pPr>
      <w:r>
        <w:t>Figure 4.1: Management Files</w:t>
      </w:r>
    </w:p>
    <w:p w:rsidR="007439FF" w:rsidRDefault="007439FF" w:rsidP="0009222E">
      <w:pPr>
        <w:ind w:firstLine="720"/>
      </w:pPr>
    </w:p>
    <w:p w:rsidR="007439FF" w:rsidRDefault="007439FF" w:rsidP="00B70F90">
      <w:pPr>
        <w:pStyle w:val="Heading2"/>
      </w:pPr>
      <w:bookmarkStart w:id="103" w:name="_Toc288385577"/>
      <w:r>
        <w:lastRenderedPageBreak/>
        <w:t>4.2</w:t>
      </w:r>
      <w:r>
        <w:tab/>
        <w:t>Technical Files</w:t>
      </w:r>
      <w:bookmarkEnd w:id="103"/>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Change w:id="104" w:author="Alvin Chang" w:date="2011-03-22T02:37:00Z">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PrChange>
      </w:tblPr>
      <w:tblGrid>
        <w:gridCol w:w="1701"/>
        <w:gridCol w:w="1985"/>
        <w:gridCol w:w="4536"/>
        <w:tblGridChange w:id="105">
          <w:tblGrid>
            <w:gridCol w:w="2263"/>
            <w:gridCol w:w="2263"/>
            <w:gridCol w:w="3696"/>
          </w:tblGrid>
        </w:tblGridChange>
      </w:tblGrid>
      <w:tr w:rsidR="007439FF" w:rsidRPr="005A2EF4" w:rsidTr="001D05D2">
        <w:tc>
          <w:tcPr>
            <w:tcW w:w="1701" w:type="dxa"/>
            <w:tcPrChange w:id="106" w:author="Alvin Chang" w:date="2011-03-22T02:37:00Z">
              <w:tcPr>
                <w:tcW w:w="2263" w:type="dxa"/>
              </w:tcPr>
            </w:tcPrChange>
          </w:tcPr>
          <w:p w:rsidR="007439FF" w:rsidRPr="005A2EF4" w:rsidRDefault="007439FF" w:rsidP="005A2EF4">
            <w:pPr>
              <w:keepNext/>
              <w:spacing w:before="60" w:after="60" w:line="240" w:lineRule="auto"/>
              <w:rPr>
                <w:rFonts w:cs="Calibri"/>
                <w:b/>
              </w:rPr>
            </w:pPr>
            <w:r w:rsidRPr="005A2EF4">
              <w:rPr>
                <w:rFonts w:cs="Calibri"/>
                <w:b/>
              </w:rPr>
              <w:t>File Category</w:t>
            </w:r>
          </w:p>
        </w:tc>
        <w:tc>
          <w:tcPr>
            <w:tcW w:w="1985" w:type="dxa"/>
            <w:tcPrChange w:id="107" w:author="Alvin Chang" w:date="2011-03-22T02:37:00Z">
              <w:tcPr>
                <w:tcW w:w="2263" w:type="dxa"/>
              </w:tcPr>
            </w:tcPrChange>
          </w:tcPr>
          <w:p w:rsidR="007439FF" w:rsidRPr="005A2EF4" w:rsidRDefault="007439FF" w:rsidP="005A2EF4">
            <w:pPr>
              <w:keepNext/>
              <w:spacing w:before="60" w:after="60" w:line="240" w:lineRule="auto"/>
              <w:rPr>
                <w:rFonts w:cs="Calibri"/>
                <w:b/>
              </w:rPr>
            </w:pPr>
            <w:r w:rsidRPr="005A2EF4">
              <w:rPr>
                <w:rFonts w:cs="Calibri"/>
                <w:b/>
              </w:rPr>
              <w:t>File Reference</w:t>
            </w:r>
          </w:p>
        </w:tc>
        <w:tc>
          <w:tcPr>
            <w:tcW w:w="4536" w:type="dxa"/>
            <w:tcPrChange w:id="108" w:author="Alvin Chang" w:date="2011-03-22T02:37:00Z">
              <w:tcPr>
                <w:tcW w:w="3696" w:type="dxa"/>
              </w:tcPr>
            </w:tcPrChange>
          </w:tcPr>
          <w:p w:rsidR="007439FF" w:rsidRPr="005A2EF4" w:rsidRDefault="007439FF" w:rsidP="005A2EF4">
            <w:pPr>
              <w:keepNext/>
              <w:spacing w:before="60" w:after="60" w:line="240" w:lineRule="auto"/>
              <w:rPr>
                <w:rFonts w:cs="Calibri"/>
                <w:b/>
              </w:rPr>
            </w:pPr>
            <w:r w:rsidRPr="005A2EF4">
              <w:rPr>
                <w:rFonts w:cs="Calibri"/>
                <w:b/>
              </w:rPr>
              <w:t>File Description</w:t>
            </w:r>
            <w:ins w:id="109" w:author="Alvin Chang" w:date="2011-03-22T02:37:00Z">
              <w:r w:rsidR="001D05D2">
                <w:rPr>
                  <w:rFonts w:cs="Calibri"/>
                  <w:b/>
                </w:rPr>
                <w:t xml:space="preserve"> / Softcopy Directory Path</w:t>
              </w:r>
            </w:ins>
          </w:p>
        </w:tc>
      </w:tr>
      <w:tr w:rsidR="007439FF" w:rsidRPr="005A2EF4" w:rsidTr="001D05D2">
        <w:tc>
          <w:tcPr>
            <w:tcW w:w="1701" w:type="dxa"/>
            <w:vMerge w:val="restart"/>
            <w:tcPrChange w:id="110" w:author="Alvin Chang" w:date="2011-03-22T02:37:00Z">
              <w:tcPr>
                <w:tcW w:w="2263" w:type="dxa"/>
                <w:vMerge w:val="restart"/>
              </w:tcPr>
            </w:tcPrChange>
          </w:tcPr>
          <w:p w:rsidR="007439FF" w:rsidRPr="005A2EF4" w:rsidRDefault="007439FF" w:rsidP="005A2EF4">
            <w:pPr>
              <w:keepNext/>
              <w:spacing w:before="60" w:after="60" w:line="240" w:lineRule="auto"/>
              <w:rPr>
                <w:rFonts w:cs="Calibri"/>
              </w:rPr>
            </w:pPr>
            <w:r w:rsidRPr="005A2EF4">
              <w:rPr>
                <w:rFonts w:cs="Calibri"/>
              </w:rPr>
              <w:t>Technical</w:t>
            </w:r>
          </w:p>
          <w:p w:rsidR="007439FF" w:rsidRPr="005A2EF4" w:rsidRDefault="007439FF" w:rsidP="005A2EF4">
            <w:pPr>
              <w:keepNext/>
              <w:spacing w:before="60" w:after="60" w:line="240" w:lineRule="auto"/>
              <w:rPr>
                <w:rFonts w:cs="Calibri"/>
              </w:rPr>
            </w:pPr>
            <w:r w:rsidRPr="005A2EF4">
              <w:rPr>
                <w:rFonts w:cs="Calibri"/>
              </w:rPr>
              <w:t>Specifications</w:t>
            </w:r>
          </w:p>
        </w:tc>
        <w:tc>
          <w:tcPr>
            <w:tcW w:w="1985" w:type="dxa"/>
            <w:tcPrChange w:id="111" w:author="Alvin Chang" w:date="2011-03-22T02:37:00Z">
              <w:tcPr>
                <w:tcW w:w="2263" w:type="dxa"/>
              </w:tcPr>
            </w:tcPrChange>
          </w:tcPr>
          <w:p w:rsidR="007439FF" w:rsidRPr="005A2EF4" w:rsidRDefault="007439FF" w:rsidP="005A2EF4">
            <w:pPr>
              <w:keepNext/>
              <w:spacing w:before="60" w:after="60" w:line="240" w:lineRule="auto"/>
              <w:rPr>
                <w:rFonts w:cs="Calibri"/>
              </w:rPr>
            </w:pPr>
            <w:r w:rsidRPr="005A2EF4">
              <w:rPr>
                <w:rFonts w:cs="Calibri"/>
              </w:rPr>
              <w:t>GG/COMS/TS.1</w:t>
            </w:r>
          </w:p>
        </w:tc>
        <w:tc>
          <w:tcPr>
            <w:tcW w:w="4536" w:type="dxa"/>
            <w:tcPrChange w:id="112" w:author="Alvin Chang" w:date="2011-03-22T02:37:00Z">
              <w:tcPr>
                <w:tcW w:w="3696" w:type="dxa"/>
              </w:tcPr>
            </w:tcPrChange>
          </w:tcPr>
          <w:p w:rsidR="007439FF" w:rsidRDefault="007439FF" w:rsidP="005A2EF4">
            <w:pPr>
              <w:keepNext/>
              <w:spacing w:before="60" w:after="60" w:line="240" w:lineRule="auto"/>
              <w:rPr>
                <w:ins w:id="113" w:author="Alvin Chang" w:date="2011-03-22T02:37:00Z"/>
                <w:rFonts w:cs="Calibri"/>
              </w:rPr>
            </w:pPr>
            <w:r w:rsidRPr="005A2EF4">
              <w:rPr>
                <w:rFonts w:cs="Calibri"/>
              </w:rPr>
              <w:t>User Requirements Specification</w:t>
            </w:r>
            <w:ins w:id="114" w:author="Alvin Chang" w:date="2011-03-22T02:38:00Z">
              <w:r w:rsidR="00702458">
                <w:rPr>
                  <w:rFonts w:cs="Calibri"/>
                </w:rPr>
                <w:t>s</w:t>
              </w:r>
            </w:ins>
          </w:p>
          <w:p w:rsidR="00180FD2" w:rsidRPr="005A2EF4" w:rsidRDefault="00180FD2" w:rsidP="005A2EF4">
            <w:pPr>
              <w:keepNext/>
              <w:spacing w:before="60" w:after="60" w:line="240" w:lineRule="auto"/>
              <w:rPr>
                <w:rFonts w:cs="Calibri"/>
              </w:rPr>
            </w:pPr>
            <w:ins w:id="115" w:author="Alvin Chang" w:date="2011-03-22T02:37:00Z">
              <w:r>
                <w:rPr>
                  <w:rFonts w:cs="Calibri"/>
                </w:rPr>
                <w:t>/Documentation/Technical/</w:t>
              </w:r>
            </w:ins>
            <w:ins w:id="116" w:author="Alvin Chang" w:date="2011-03-22T02:38:00Z">
              <w:r w:rsidR="00702458">
                <w:rPr>
                  <w:rFonts w:cs="Calibri"/>
                </w:rPr>
                <w:t>Technical Specifications/User Requirements Specifications/</w:t>
              </w:r>
            </w:ins>
          </w:p>
        </w:tc>
      </w:tr>
      <w:tr w:rsidR="007439FF" w:rsidRPr="005A2EF4" w:rsidTr="001D05D2">
        <w:tc>
          <w:tcPr>
            <w:tcW w:w="1701" w:type="dxa"/>
            <w:vMerge/>
            <w:tcPrChange w:id="117" w:author="Alvin Chang" w:date="2011-03-22T02:37:00Z">
              <w:tcPr>
                <w:tcW w:w="2263" w:type="dxa"/>
                <w:vMerge/>
              </w:tcPr>
            </w:tcPrChange>
          </w:tcPr>
          <w:p w:rsidR="007439FF" w:rsidRPr="005A2EF4" w:rsidRDefault="007439FF" w:rsidP="005A2EF4">
            <w:pPr>
              <w:keepNext/>
              <w:spacing w:before="60" w:after="60" w:line="240" w:lineRule="auto"/>
              <w:rPr>
                <w:rFonts w:cs="Calibri"/>
              </w:rPr>
            </w:pPr>
          </w:p>
        </w:tc>
        <w:tc>
          <w:tcPr>
            <w:tcW w:w="1985" w:type="dxa"/>
            <w:tcPrChange w:id="118" w:author="Alvin Chang" w:date="2011-03-22T02:37:00Z">
              <w:tcPr>
                <w:tcW w:w="2263" w:type="dxa"/>
              </w:tcPr>
            </w:tcPrChange>
          </w:tcPr>
          <w:p w:rsidR="007439FF" w:rsidRPr="005A2EF4" w:rsidRDefault="007439FF" w:rsidP="005A2EF4">
            <w:pPr>
              <w:keepNext/>
              <w:spacing w:before="60" w:after="60" w:line="240" w:lineRule="auto"/>
              <w:rPr>
                <w:rFonts w:cs="Calibri"/>
              </w:rPr>
            </w:pPr>
            <w:r w:rsidRPr="005A2EF4">
              <w:rPr>
                <w:rFonts w:cs="Calibri"/>
              </w:rPr>
              <w:t>GG/COMS/TS.2</w:t>
            </w:r>
          </w:p>
        </w:tc>
        <w:tc>
          <w:tcPr>
            <w:tcW w:w="4536" w:type="dxa"/>
            <w:tcPrChange w:id="119" w:author="Alvin Chang" w:date="2011-03-22T02:37:00Z">
              <w:tcPr>
                <w:tcW w:w="3696" w:type="dxa"/>
              </w:tcPr>
            </w:tcPrChange>
          </w:tcPr>
          <w:p w:rsidR="007439FF" w:rsidRDefault="007439FF" w:rsidP="005A2EF4">
            <w:pPr>
              <w:keepNext/>
              <w:spacing w:before="60" w:after="60" w:line="240" w:lineRule="auto"/>
              <w:rPr>
                <w:ins w:id="120" w:author="Alvin Chang" w:date="2011-03-22T02:39:00Z"/>
                <w:rFonts w:cs="Calibri"/>
              </w:rPr>
            </w:pPr>
            <w:r w:rsidRPr="005A2EF4">
              <w:rPr>
                <w:rFonts w:cs="Calibri"/>
              </w:rPr>
              <w:t>System Specification</w:t>
            </w:r>
            <w:ins w:id="121" w:author="Alvin Chang" w:date="2011-03-22T02:38:00Z">
              <w:r w:rsidR="00702458">
                <w:rPr>
                  <w:rFonts w:cs="Calibri"/>
                </w:rPr>
                <w:t>s</w:t>
              </w:r>
            </w:ins>
          </w:p>
          <w:p w:rsidR="002A3011" w:rsidRPr="005A2EF4" w:rsidRDefault="002A3011" w:rsidP="002A3011">
            <w:pPr>
              <w:keepNext/>
              <w:spacing w:before="60" w:after="60" w:line="240" w:lineRule="auto"/>
              <w:rPr>
                <w:rFonts w:cs="Calibri"/>
              </w:rPr>
            </w:pPr>
            <w:ins w:id="122" w:author="Alvin Chang" w:date="2011-03-22T02:39:00Z">
              <w:r>
                <w:rPr>
                  <w:rFonts w:cs="Calibri"/>
                </w:rPr>
                <w:t>/Documentation/Technical/Technical Specifications/System Specifications/</w:t>
              </w:r>
            </w:ins>
          </w:p>
        </w:tc>
      </w:tr>
      <w:tr w:rsidR="007439FF" w:rsidRPr="005A2EF4" w:rsidTr="001D05D2">
        <w:tc>
          <w:tcPr>
            <w:tcW w:w="1701" w:type="dxa"/>
            <w:vMerge/>
            <w:tcPrChange w:id="123" w:author="Alvin Chang" w:date="2011-03-22T02:37:00Z">
              <w:tcPr>
                <w:tcW w:w="2263" w:type="dxa"/>
                <w:vMerge/>
              </w:tcPr>
            </w:tcPrChange>
          </w:tcPr>
          <w:p w:rsidR="007439FF" w:rsidRPr="005A2EF4" w:rsidRDefault="007439FF" w:rsidP="005A2EF4">
            <w:pPr>
              <w:keepNext/>
              <w:spacing w:before="60" w:after="60" w:line="240" w:lineRule="auto"/>
              <w:rPr>
                <w:rFonts w:cs="Calibri"/>
              </w:rPr>
            </w:pPr>
          </w:p>
        </w:tc>
        <w:tc>
          <w:tcPr>
            <w:tcW w:w="1985" w:type="dxa"/>
            <w:tcPrChange w:id="124" w:author="Alvin Chang" w:date="2011-03-22T02:37:00Z">
              <w:tcPr>
                <w:tcW w:w="2263" w:type="dxa"/>
              </w:tcPr>
            </w:tcPrChange>
          </w:tcPr>
          <w:p w:rsidR="007439FF" w:rsidRPr="005A2EF4" w:rsidRDefault="007439FF" w:rsidP="005A2EF4">
            <w:pPr>
              <w:keepNext/>
              <w:spacing w:before="60" w:after="60" w:line="240" w:lineRule="auto"/>
              <w:rPr>
                <w:rFonts w:cs="Calibri"/>
              </w:rPr>
            </w:pPr>
            <w:r w:rsidRPr="005A2EF4">
              <w:rPr>
                <w:rFonts w:cs="Calibri"/>
              </w:rPr>
              <w:t>GG/COMS/TS.3</w:t>
            </w:r>
          </w:p>
        </w:tc>
        <w:tc>
          <w:tcPr>
            <w:tcW w:w="4536" w:type="dxa"/>
            <w:tcPrChange w:id="125" w:author="Alvin Chang" w:date="2011-03-22T02:37:00Z">
              <w:tcPr>
                <w:tcW w:w="3696" w:type="dxa"/>
              </w:tcPr>
            </w:tcPrChange>
          </w:tcPr>
          <w:p w:rsidR="007439FF" w:rsidRDefault="007439FF" w:rsidP="005A2EF4">
            <w:pPr>
              <w:keepNext/>
              <w:spacing w:before="60" w:after="60" w:line="240" w:lineRule="auto"/>
              <w:rPr>
                <w:ins w:id="126" w:author="Alvin Chang" w:date="2011-03-22T02:40:00Z"/>
                <w:rFonts w:cs="Calibri"/>
              </w:rPr>
            </w:pPr>
            <w:r w:rsidRPr="005A2EF4">
              <w:rPr>
                <w:rFonts w:cs="Calibri"/>
              </w:rPr>
              <w:t>Programmer’s Manual</w:t>
            </w:r>
          </w:p>
          <w:p w:rsidR="003B6F92" w:rsidRPr="005A2EF4" w:rsidRDefault="003B6F92" w:rsidP="003B6F92">
            <w:pPr>
              <w:keepNext/>
              <w:spacing w:before="60" w:after="60" w:line="240" w:lineRule="auto"/>
              <w:rPr>
                <w:rFonts w:cs="Calibri"/>
              </w:rPr>
            </w:pPr>
            <w:ins w:id="127" w:author="Alvin Chang" w:date="2011-03-22T02:40:00Z">
              <w:r>
                <w:rPr>
                  <w:rFonts w:cs="Calibri"/>
                </w:rPr>
                <w:t>/Documentation/Technical/Technical Specifications/Programmer’s Manual/</w:t>
              </w:r>
            </w:ins>
          </w:p>
        </w:tc>
      </w:tr>
      <w:tr w:rsidR="007439FF" w:rsidRPr="005A2EF4" w:rsidTr="001D05D2">
        <w:tc>
          <w:tcPr>
            <w:tcW w:w="1701" w:type="dxa"/>
            <w:vMerge/>
            <w:tcPrChange w:id="128" w:author="Alvin Chang" w:date="2011-03-22T02:37:00Z">
              <w:tcPr>
                <w:tcW w:w="2263" w:type="dxa"/>
                <w:vMerge/>
              </w:tcPr>
            </w:tcPrChange>
          </w:tcPr>
          <w:p w:rsidR="007439FF" w:rsidRPr="005A2EF4" w:rsidRDefault="007439FF" w:rsidP="005A2EF4">
            <w:pPr>
              <w:keepNext/>
              <w:spacing w:before="60" w:after="60" w:line="240" w:lineRule="auto"/>
              <w:rPr>
                <w:rFonts w:cs="Calibri"/>
              </w:rPr>
            </w:pPr>
          </w:p>
        </w:tc>
        <w:tc>
          <w:tcPr>
            <w:tcW w:w="1985" w:type="dxa"/>
            <w:tcPrChange w:id="129" w:author="Alvin Chang" w:date="2011-03-22T02:37:00Z">
              <w:tcPr>
                <w:tcW w:w="2263" w:type="dxa"/>
              </w:tcPr>
            </w:tcPrChange>
          </w:tcPr>
          <w:p w:rsidR="007439FF" w:rsidRPr="005A2EF4" w:rsidRDefault="007439FF" w:rsidP="005A2EF4">
            <w:pPr>
              <w:keepNext/>
              <w:spacing w:before="60" w:after="60" w:line="240" w:lineRule="auto"/>
              <w:rPr>
                <w:rFonts w:cs="Calibri"/>
              </w:rPr>
            </w:pPr>
            <w:r w:rsidRPr="005A2EF4">
              <w:rPr>
                <w:rFonts w:cs="Calibri"/>
              </w:rPr>
              <w:t>GG/COMS/TS.4</w:t>
            </w:r>
          </w:p>
        </w:tc>
        <w:tc>
          <w:tcPr>
            <w:tcW w:w="4536" w:type="dxa"/>
            <w:tcPrChange w:id="130" w:author="Alvin Chang" w:date="2011-03-22T02:37:00Z">
              <w:tcPr>
                <w:tcW w:w="3696" w:type="dxa"/>
              </w:tcPr>
            </w:tcPrChange>
          </w:tcPr>
          <w:p w:rsidR="007439FF" w:rsidRDefault="007439FF" w:rsidP="005A2EF4">
            <w:pPr>
              <w:keepNext/>
              <w:spacing w:before="60" w:after="60" w:line="240" w:lineRule="auto"/>
              <w:rPr>
                <w:ins w:id="131" w:author="Alvin Chang" w:date="2011-03-22T02:40:00Z"/>
                <w:rFonts w:cs="Calibri"/>
              </w:rPr>
            </w:pPr>
            <w:r w:rsidRPr="005A2EF4">
              <w:rPr>
                <w:rFonts w:cs="Calibri"/>
              </w:rPr>
              <w:t>Enhancement Specification</w:t>
            </w:r>
            <w:ins w:id="132" w:author="Alvin Chang" w:date="2011-03-22T02:38:00Z">
              <w:r w:rsidR="00702458">
                <w:rPr>
                  <w:rFonts w:cs="Calibri"/>
                </w:rPr>
                <w:t>s</w:t>
              </w:r>
            </w:ins>
          </w:p>
          <w:p w:rsidR="00B768A2" w:rsidRPr="005A2EF4" w:rsidRDefault="00B768A2" w:rsidP="00B768A2">
            <w:pPr>
              <w:keepNext/>
              <w:spacing w:before="60" w:after="60" w:line="240" w:lineRule="auto"/>
              <w:rPr>
                <w:rFonts w:cs="Calibri"/>
              </w:rPr>
            </w:pPr>
            <w:ins w:id="133" w:author="Alvin Chang" w:date="2011-03-22T02:40:00Z">
              <w:r>
                <w:rPr>
                  <w:rFonts w:cs="Calibri"/>
                </w:rPr>
                <w:t>/Documentation/Technical/Technical Specifications/Enhancement Specifications/</w:t>
              </w:r>
            </w:ins>
          </w:p>
        </w:tc>
      </w:tr>
      <w:tr w:rsidR="007439FF" w:rsidRPr="005A2EF4" w:rsidTr="001D05D2">
        <w:tc>
          <w:tcPr>
            <w:tcW w:w="1701" w:type="dxa"/>
            <w:tcPrChange w:id="134" w:author="Alvin Chang" w:date="2011-03-22T02:37:00Z">
              <w:tcPr>
                <w:tcW w:w="2263" w:type="dxa"/>
              </w:tcPr>
            </w:tcPrChange>
          </w:tcPr>
          <w:p w:rsidR="007439FF" w:rsidRPr="005A2EF4" w:rsidRDefault="007439FF" w:rsidP="005A2EF4">
            <w:pPr>
              <w:keepNext/>
              <w:spacing w:before="60" w:after="60" w:line="240" w:lineRule="auto"/>
              <w:rPr>
                <w:rFonts w:cs="Calibri"/>
              </w:rPr>
            </w:pPr>
            <w:r w:rsidRPr="005A2EF4">
              <w:rPr>
                <w:rFonts w:cs="Calibri"/>
              </w:rPr>
              <w:t>User Documents</w:t>
            </w:r>
          </w:p>
        </w:tc>
        <w:tc>
          <w:tcPr>
            <w:tcW w:w="1985" w:type="dxa"/>
            <w:tcPrChange w:id="135" w:author="Alvin Chang" w:date="2011-03-22T02:37:00Z">
              <w:tcPr>
                <w:tcW w:w="2263" w:type="dxa"/>
              </w:tcPr>
            </w:tcPrChange>
          </w:tcPr>
          <w:p w:rsidR="007439FF" w:rsidRPr="005A2EF4" w:rsidRDefault="007439FF" w:rsidP="005A2EF4">
            <w:pPr>
              <w:keepNext/>
              <w:spacing w:before="60" w:after="60" w:line="240" w:lineRule="auto"/>
              <w:rPr>
                <w:rFonts w:cs="Calibri"/>
              </w:rPr>
            </w:pPr>
            <w:r w:rsidRPr="005A2EF4">
              <w:rPr>
                <w:rFonts w:cs="Calibri"/>
              </w:rPr>
              <w:t>GG/COMS/TU.1</w:t>
            </w:r>
          </w:p>
        </w:tc>
        <w:tc>
          <w:tcPr>
            <w:tcW w:w="4536" w:type="dxa"/>
            <w:tcPrChange w:id="136" w:author="Alvin Chang" w:date="2011-03-22T02:37:00Z">
              <w:tcPr>
                <w:tcW w:w="3696" w:type="dxa"/>
              </w:tcPr>
            </w:tcPrChange>
          </w:tcPr>
          <w:p w:rsidR="007439FF" w:rsidRDefault="007439FF" w:rsidP="005A2EF4">
            <w:pPr>
              <w:keepNext/>
              <w:spacing w:before="60" w:after="60" w:line="240" w:lineRule="auto"/>
              <w:rPr>
                <w:ins w:id="137" w:author="Alvin Chang" w:date="2011-03-22T02:41:00Z"/>
                <w:rFonts w:cs="Calibri"/>
              </w:rPr>
            </w:pPr>
            <w:r w:rsidRPr="005A2EF4">
              <w:rPr>
                <w:rFonts w:cs="Calibri"/>
              </w:rPr>
              <w:t>User’s Manual</w:t>
            </w:r>
          </w:p>
          <w:p w:rsidR="00415053" w:rsidRPr="005A2EF4" w:rsidRDefault="00415053" w:rsidP="00415053">
            <w:pPr>
              <w:keepNext/>
              <w:spacing w:before="60" w:after="60" w:line="240" w:lineRule="auto"/>
              <w:rPr>
                <w:rFonts w:cs="Calibri"/>
              </w:rPr>
            </w:pPr>
            <w:ins w:id="138" w:author="Alvin Chang" w:date="2011-03-22T02:41:00Z">
              <w:r>
                <w:rPr>
                  <w:rFonts w:cs="Calibri"/>
                </w:rPr>
                <w:t>/Documentation/Technical/User Documents/</w:t>
              </w:r>
            </w:ins>
          </w:p>
        </w:tc>
      </w:tr>
      <w:tr w:rsidR="007439FF" w:rsidRPr="005A2EF4" w:rsidTr="001D05D2">
        <w:tc>
          <w:tcPr>
            <w:tcW w:w="1701" w:type="dxa"/>
            <w:vMerge w:val="restart"/>
            <w:tcPrChange w:id="139" w:author="Alvin Chang" w:date="2011-03-22T02:37:00Z">
              <w:tcPr>
                <w:tcW w:w="2263" w:type="dxa"/>
                <w:vMerge w:val="restart"/>
              </w:tcPr>
            </w:tcPrChange>
          </w:tcPr>
          <w:p w:rsidR="007439FF" w:rsidRPr="005A2EF4" w:rsidRDefault="007439FF" w:rsidP="005A2EF4">
            <w:pPr>
              <w:keepNext/>
              <w:spacing w:before="60" w:after="60" w:line="240" w:lineRule="auto"/>
              <w:rPr>
                <w:rFonts w:cs="Calibri"/>
              </w:rPr>
            </w:pPr>
            <w:r w:rsidRPr="005A2EF4">
              <w:rPr>
                <w:rFonts w:cs="Calibri"/>
              </w:rPr>
              <w:t>Software</w:t>
            </w:r>
          </w:p>
          <w:p w:rsidR="007439FF" w:rsidRPr="005A2EF4" w:rsidRDefault="007439FF" w:rsidP="005A2EF4">
            <w:pPr>
              <w:keepNext/>
              <w:spacing w:before="60" w:after="60" w:line="240" w:lineRule="auto"/>
              <w:rPr>
                <w:rFonts w:cs="Calibri"/>
              </w:rPr>
            </w:pPr>
            <w:r w:rsidRPr="005A2EF4">
              <w:rPr>
                <w:rFonts w:cs="Calibri"/>
              </w:rPr>
              <w:t>Configuration</w:t>
            </w:r>
          </w:p>
          <w:p w:rsidR="007439FF" w:rsidRPr="005A2EF4" w:rsidRDefault="007439FF" w:rsidP="005A2EF4">
            <w:pPr>
              <w:keepNext/>
              <w:spacing w:before="60" w:after="60" w:line="240" w:lineRule="auto"/>
              <w:rPr>
                <w:rFonts w:cs="Calibri"/>
              </w:rPr>
            </w:pPr>
            <w:r w:rsidRPr="005A2EF4">
              <w:rPr>
                <w:rFonts w:cs="Calibri"/>
              </w:rPr>
              <w:t>Management</w:t>
            </w:r>
          </w:p>
        </w:tc>
        <w:tc>
          <w:tcPr>
            <w:tcW w:w="1985" w:type="dxa"/>
            <w:tcPrChange w:id="140" w:author="Alvin Chang" w:date="2011-03-22T02:37:00Z">
              <w:tcPr>
                <w:tcW w:w="2263" w:type="dxa"/>
              </w:tcPr>
            </w:tcPrChange>
          </w:tcPr>
          <w:p w:rsidR="007439FF" w:rsidRPr="005A2EF4" w:rsidRDefault="007439FF" w:rsidP="005A2EF4">
            <w:pPr>
              <w:keepNext/>
              <w:spacing w:before="60" w:after="60" w:line="240" w:lineRule="auto"/>
              <w:rPr>
                <w:rFonts w:cs="Calibri"/>
              </w:rPr>
            </w:pPr>
            <w:r w:rsidRPr="005A2EF4">
              <w:rPr>
                <w:rFonts w:cs="Calibri"/>
              </w:rPr>
              <w:t>GG/COMS/TC.1</w:t>
            </w:r>
          </w:p>
        </w:tc>
        <w:tc>
          <w:tcPr>
            <w:tcW w:w="4536" w:type="dxa"/>
            <w:tcPrChange w:id="141" w:author="Alvin Chang" w:date="2011-03-22T02:37:00Z">
              <w:tcPr>
                <w:tcW w:w="3696" w:type="dxa"/>
              </w:tcPr>
            </w:tcPrChange>
          </w:tcPr>
          <w:p w:rsidR="007439FF" w:rsidRDefault="007439FF" w:rsidP="005A2EF4">
            <w:pPr>
              <w:keepNext/>
              <w:spacing w:before="60" w:after="60" w:line="240" w:lineRule="auto"/>
              <w:rPr>
                <w:ins w:id="142" w:author="Alvin Chang" w:date="2011-03-22T02:41:00Z"/>
                <w:rFonts w:cs="Calibri"/>
              </w:rPr>
            </w:pPr>
            <w:r w:rsidRPr="005A2EF4">
              <w:rPr>
                <w:rFonts w:cs="Calibri"/>
              </w:rPr>
              <w:t>Observation Reports Log</w:t>
            </w:r>
            <w:ins w:id="143" w:author="Alvin Chang" w:date="2011-03-22T02:42:00Z">
              <w:r w:rsidR="00536F78">
                <w:rPr>
                  <w:rFonts w:cs="Calibri"/>
                </w:rPr>
                <w:t>s</w:t>
              </w:r>
            </w:ins>
          </w:p>
          <w:p w:rsidR="005B1C13" w:rsidRPr="005A2EF4" w:rsidRDefault="005B1C13" w:rsidP="005B1C13">
            <w:pPr>
              <w:keepNext/>
              <w:spacing w:before="60" w:after="60" w:line="240" w:lineRule="auto"/>
              <w:rPr>
                <w:rFonts w:cs="Calibri"/>
              </w:rPr>
            </w:pPr>
            <w:ins w:id="144" w:author="Alvin Chang" w:date="2011-03-22T02:41:00Z">
              <w:r>
                <w:rPr>
                  <w:rFonts w:cs="Calibri"/>
                </w:rPr>
                <w:t>/Documentation/Technical/Software Configuration Management/</w:t>
              </w:r>
            </w:ins>
            <w:ins w:id="145" w:author="Alvin Chang" w:date="2011-03-22T02:42:00Z">
              <w:r>
                <w:rPr>
                  <w:rFonts w:cs="Calibri"/>
                </w:rPr>
                <w:t>Observation Reports Log</w:t>
              </w:r>
              <w:r w:rsidR="00536F78">
                <w:rPr>
                  <w:rFonts w:cs="Calibri"/>
                </w:rPr>
                <w:t>s</w:t>
              </w:r>
            </w:ins>
            <w:ins w:id="146" w:author="Alvin Chang" w:date="2011-03-22T02:41:00Z">
              <w:r>
                <w:rPr>
                  <w:rFonts w:cs="Calibri"/>
                </w:rPr>
                <w:t>/</w:t>
              </w:r>
            </w:ins>
          </w:p>
        </w:tc>
      </w:tr>
      <w:tr w:rsidR="007439FF" w:rsidRPr="005A2EF4" w:rsidTr="001D05D2">
        <w:tc>
          <w:tcPr>
            <w:tcW w:w="1701" w:type="dxa"/>
            <w:vMerge/>
            <w:tcPrChange w:id="147" w:author="Alvin Chang" w:date="2011-03-22T02:37:00Z">
              <w:tcPr>
                <w:tcW w:w="2263" w:type="dxa"/>
                <w:vMerge/>
              </w:tcPr>
            </w:tcPrChange>
          </w:tcPr>
          <w:p w:rsidR="007439FF" w:rsidRPr="005A2EF4" w:rsidRDefault="007439FF" w:rsidP="005A2EF4">
            <w:pPr>
              <w:keepNext/>
              <w:spacing w:before="60" w:after="60" w:line="240" w:lineRule="auto"/>
              <w:rPr>
                <w:rFonts w:cs="Calibri"/>
              </w:rPr>
            </w:pPr>
          </w:p>
        </w:tc>
        <w:tc>
          <w:tcPr>
            <w:tcW w:w="1985" w:type="dxa"/>
            <w:tcPrChange w:id="148" w:author="Alvin Chang" w:date="2011-03-22T02:37:00Z">
              <w:tcPr>
                <w:tcW w:w="2263" w:type="dxa"/>
              </w:tcPr>
            </w:tcPrChange>
          </w:tcPr>
          <w:p w:rsidR="007439FF" w:rsidRPr="005A2EF4" w:rsidRDefault="007439FF" w:rsidP="005A2EF4">
            <w:pPr>
              <w:keepNext/>
              <w:spacing w:before="60" w:after="60" w:line="240" w:lineRule="auto"/>
              <w:rPr>
                <w:rFonts w:cs="Calibri"/>
              </w:rPr>
            </w:pPr>
            <w:r w:rsidRPr="005A2EF4">
              <w:rPr>
                <w:rFonts w:cs="Calibri"/>
              </w:rPr>
              <w:t>GG/COMS/TC.2</w:t>
            </w:r>
          </w:p>
        </w:tc>
        <w:tc>
          <w:tcPr>
            <w:tcW w:w="4536" w:type="dxa"/>
            <w:tcPrChange w:id="149" w:author="Alvin Chang" w:date="2011-03-22T02:37:00Z">
              <w:tcPr>
                <w:tcW w:w="3696" w:type="dxa"/>
              </w:tcPr>
            </w:tcPrChange>
          </w:tcPr>
          <w:p w:rsidR="007439FF" w:rsidRDefault="007439FF" w:rsidP="00702458">
            <w:pPr>
              <w:keepNext/>
              <w:spacing w:before="60" w:after="60" w:line="240" w:lineRule="auto"/>
              <w:rPr>
                <w:ins w:id="150" w:author="Alvin Chang" w:date="2011-03-22T02:42:00Z"/>
                <w:rFonts w:cs="Calibri"/>
              </w:rPr>
            </w:pPr>
            <w:r w:rsidRPr="005A2EF4">
              <w:rPr>
                <w:rFonts w:cs="Calibri"/>
              </w:rPr>
              <w:t>Change</w:t>
            </w:r>
            <w:del w:id="151" w:author="Alvin Chang" w:date="2011-03-22T02:38:00Z">
              <w:r w:rsidRPr="005A2EF4" w:rsidDel="00702458">
                <w:rPr>
                  <w:rFonts w:cs="Calibri"/>
                </w:rPr>
                <w:delText>s</w:delText>
              </w:r>
            </w:del>
            <w:r w:rsidRPr="005A2EF4">
              <w:rPr>
                <w:rFonts w:cs="Calibri"/>
              </w:rPr>
              <w:t xml:space="preserve"> </w:t>
            </w:r>
            <w:del w:id="152" w:author="Alvin Chang" w:date="2011-03-22T02:38:00Z">
              <w:r w:rsidRPr="005A2EF4" w:rsidDel="00702458">
                <w:rPr>
                  <w:rFonts w:cs="Calibri"/>
                </w:rPr>
                <w:delText>log</w:delText>
              </w:r>
            </w:del>
            <w:ins w:id="153" w:author="Alvin Chang" w:date="2011-03-22T02:38:00Z">
              <w:r w:rsidR="00702458">
                <w:rPr>
                  <w:rFonts w:cs="Calibri"/>
                </w:rPr>
                <w:t>L</w:t>
              </w:r>
              <w:r w:rsidR="00702458" w:rsidRPr="005A2EF4">
                <w:rPr>
                  <w:rFonts w:cs="Calibri"/>
                </w:rPr>
                <w:t>og</w:t>
              </w:r>
              <w:r w:rsidR="00702458">
                <w:rPr>
                  <w:rFonts w:cs="Calibri"/>
                </w:rPr>
                <w:t>s</w:t>
              </w:r>
            </w:ins>
          </w:p>
          <w:p w:rsidR="003A6EE1" w:rsidRPr="005A2EF4" w:rsidRDefault="003A6EE1" w:rsidP="003A6EE1">
            <w:pPr>
              <w:keepNext/>
              <w:spacing w:before="60" w:after="60" w:line="240" w:lineRule="auto"/>
              <w:rPr>
                <w:rFonts w:cs="Calibri"/>
              </w:rPr>
            </w:pPr>
            <w:ins w:id="154" w:author="Alvin Chang" w:date="2011-03-22T02:42:00Z">
              <w:r>
                <w:rPr>
                  <w:rFonts w:cs="Calibri"/>
                </w:rPr>
                <w:t>/Documentation/Technical/Software Configuration Management/Change Log</w:t>
              </w:r>
              <w:r w:rsidR="00536F78">
                <w:rPr>
                  <w:rFonts w:cs="Calibri"/>
                </w:rPr>
                <w:t>s</w:t>
              </w:r>
              <w:r>
                <w:rPr>
                  <w:rFonts w:cs="Calibri"/>
                </w:rPr>
                <w:t>/</w:t>
              </w:r>
            </w:ins>
          </w:p>
        </w:tc>
      </w:tr>
      <w:tr w:rsidR="007439FF" w:rsidRPr="005A2EF4" w:rsidTr="001D05D2">
        <w:tc>
          <w:tcPr>
            <w:tcW w:w="1701" w:type="dxa"/>
            <w:vMerge/>
            <w:tcPrChange w:id="155" w:author="Alvin Chang" w:date="2011-03-22T02:37:00Z">
              <w:tcPr>
                <w:tcW w:w="2263" w:type="dxa"/>
                <w:vMerge/>
              </w:tcPr>
            </w:tcPrChange>
          </w:tcPr>
          <w:p w:rsidR="007439FF" w:rsidRPr="005A2EF4" w:rsidRDefault="007439FF" w:rsidP="005A2EF4">
            <w:pPr>
              <w:keepNext/>
              <w:spacing w:before="60" w:after="60" w:line="240" w:lineRule="auto"/>
              <w:rPr>
                <w:rFonts w:cs="Calibri"/>
              </w:rPr>
            </w:pPr>
          </w:p>
        </w:tc>
        <w:tc>
          <w:tcPr>
            <w:tcW w:w="1985" w:type="dxa"/>
            <w:tcPrChange w:id="156" w:author="Alvin Chang" w:date="2011-03-22T02:37:00Z">
              <w:tcPr>
                <w:tcW w:w="2263" w:type="dxa"/>
              </w:tcPr>
            </w:tcPrChange>
          </w:tcPr>
          <w:p w:rsidR="007439FF" w:rsidRPr="005A2EF4" w:rsidRDefault="007439FF" w:rsidP="005A2EF4">
            <w:pPr>
              <w:keepNext/>
              <w:spacing w:before="60" w:after="60" w:line="240" w:lineRule="auto"/>
              <w:rPr>
                <w:rFonts w:cs="Calibri"/>
              </w:rPr>
            </w:pPr>
            <w:r w:rsidRPr="005A2EF4">
              <w:rPr>
                <w:rFonts w:cs="Calibri"/>
              </w:rPr>
              <w:t>GG/COMS/TC.3</w:t>
            </w:r>
          </w:p>
        </w:tc>
        <w:tc>
          <w:tcPr>
            <w:tcW w:w="4536" w:type="dxa"/>
            <w:tcPrChange w:id="157" w:author="Alvin Chang" w:date="2011-03-22T02:37:00Z">
              <w:tcPr>
                <w:tcW w:w="3696" w:type="dxa"/>
              </w:tcPr>
            </w:tcPrChange>
          </w:tcPr>
          <w:p w:rsidR="007439FF" w:rsidRDefault="007439FF" w:rsidP="005A2EF4">
            <w:pPr>
              <w:keepNext/>
              <w:spacing w:before="60" w:after="60" w:line="240" w:lineRule="auto"/>
              <w:rPr>
                <w:ins w:id="158" w:author="Alvin Chang" w:date="2011-03-22T02:42:00Z"/>
                <w:rFonts w:cs="Calibri"/>
              </w:rPr>
            </w:pPr>
            <w:r w:rsidRPr="005A2EF4">
              <w:rPr>
                <w:rFonts w:cs="Calibri"/>
              </w:rPr>
              <w:t>Configuration Log</w:t>
            </w:r>
            <w:ins w:id="159" w:author="Alvin Chang" w:date="2011-03-22T02:42:00Z">
              <w:r w:rsidR="00536F78">
                <w:rPr>
                  <w:rFonts w:cs="Calibri"/>
                </w:rPr>
                <w:t>s</w:t>
              </w:r>
            </w:ins>
          </w:p>
          <w:p w:rsidR="00DB6E14" w:rsidRPr="005A2EF4" w:rsidRDefault="00DB6E14" w:rsidP="00DB6E14">
            <w:pPr>
              <w:keepNext/>
              <w:spacing w:before="60" w:after="60" w:line="240" w:lineRule="auto"/>
              <w:rPr>
                <w:rFonts w:cs="Calibri"/>
              </w:rPr>
            </w:pPr>
            <w:ins w:id="160" w:author="Alvin Chang" w:date="2011-03-22T02:42:00Z">
              <w:r>
                <w:rPr>
                  <w:rFonts w:cs="Calibri"/>
                </w:rPr>
                <w:t>/Documentation/Technical/Software Configuration Management/</w:t>
              </w:r>
            </w:ins>
            <w:ins w:id="161" w:author="Alvin Chang" w:date="2011-03-22T02:43:00Z">
              <w:r>
                <w:rPr>
                  <w:rFonts w:cs="Calibri"/>
                </w:rPr>
                <w:t>Configuration</w:t>
              </w:r>
            </w:ins>
            <w:ins w:id="162" w:author="Alvin Chang" w:date="2011-03-22T02:42:00Z">
              <w:r>
                <w:rPr>
                  <w:rFonts w:cs="Calibri"/>
                </w:rPr>
                <w:t xml:space="preserve"> Logs/</w:t>
              </w:r>
            </w:ins>
          </w:p>
        </w:tc>
      </w:tr>
    </w:tbl>
    <w:p w:rsidR="007439FF" w:rsidRDefault="007439FF" w:rsidP="009F4FFC">
      <w:pPr>
        <w:ind w:firstLine="720"/>
      </w:pPr>
      <w:r>
        <w:t>Figure 4.2: Technical Files</w:t>
      </w:r>
    </w:p>
    <w:p w:rsidR="007439FF" w:rsidRDefault="007439FF" w:rsidP="009F4FFC">
      <w:pPr>
        <w:ind w:firstLine="720"/>
        <w:rPr>
          <w:rFonts w:ascii="Cambria" w:hAnsi="Cambria"/>
          <w:b/>
          <w:bCs/>
          <w:color w:val="4F81BD"/>
          <w:sz w:val="26"/>
          <w:szCs w:val="26"/>
        </w:rPr>
      </w:pPr>
    </w:p>
    <w:p w:rsidR="007439FF" w:rsidRDefault="007439FF" w:rsidP="00B70F90">
      <w:pPr>
        <w:pStyle w:val="Heading2"/>
      </w:pPr>
      <w:bookmarkStart w:id="163" w:name="_Toc288385578"/>
      <w:r>
        <w:lastRenderedPageBreak/>
        <w:t>4.3</w:t>
      </w:r>
      <w:r>
        <w:tab/>
        <w:t>Software Files</w:t>
      </w:r>
      <w:bookmarkEnd w:id="163"/>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Change w:id="164" w:author="Alvin Chang" w:date="2011-03-22T02:43:00Z">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PrChange>
      </w:tblPr>
      <w:tblGrid>
        <w:gridCol w:w="1701"/>
        <w:gridCol w:w="1985"/>
        <w:gridCol w:w="4536"/>
        <w:tblGridChange w:id="165">
          <w:tblGrid>
            <w:gridCol w:w="817"/>
            <w:gridCol w:w="1446"/>
            <w:gridCol w:w="255"/>
            <w:gridCol w:w="1985"/>
            <w:gridCol w:w="23"/>
            <w:gridCol w:w="3696"/>
            <w:gridCol w:w="817"/>
          </w:tblGrid>
        </w:tblGridChange>
      </w:tblGrid>
      <w:tr w:rsidR="007439FF" w:rsidRPr="005A2EF4" w:rsidTr="00470D6A">
        <w:trPr>
          <w:trPrChange w:id="166" w:author="Alvin Chang" w:date="2011-03-22T02:43:00Z">
            <w:trPr>
              <w:gridAfter w:val="0"/>
            </w:trPr>
          </w:trPrChange>
        </w:trPr>
        <w:tc>
          <w:tcPr>
            <w:tcW w:w="1701" w:type="dxa"/>
            <w:tcPrChange w:id="167" w:author="Alvin Chang" w:date="2011-03-22T02:43:00Z">
              <w:tcPr>
                <w:tcW w:w="2263" w:type="dxa"/>
                <w:gridSpan w:val="2"/>
              </w:tcPr>
            </w:tcPrChange>
          </w:tcPr>
          <w:p w:rsidR="007439FF" w:rsidRPr="005A2EF4" w:rsidRDefault="007439FF" w:rsidP="005A2EF4">
            <w:pPr>
              <w:keepNext/>
              <w:spacing w:before="60" w:after="60" w:line="240" w:lineRule="auto"/>
              <w:rPr>
                <w:rFonts w:cs="Calibri"/>
                <w:b/>
              </w:rPr>
            </w:pPr>
            <w:r w:rsidRPr="005A2EF4">
              <w:rPr>
                <w:rFonts w:cs="Calibri"/>
                <w:b/>
              </w:rPr>
              <w:t>File Category</w:t>
            </w:r>
          </w:p>
        </w:tc>
        <w:tc>
          <w:tcPr>
            <w:tcW w:w="1985" w:type="dxa"/>
            <w:tcPrChange w:id="168" w:author="Alvin Chang" w:date="2011-03-22T02:43:00Z">
              <w:tcPr>
                <w:tcW w:w="2263" w:type="dxa"/>
                <w:gridSpan w:val="3"/>
              </w:tcPr>
            </w:tcPrChange>
          </w:tcPr>
          <w:p w:rsidR="007439FF" w:rsidRPr="005A2EF4" w:rsidRDefault="007439FF" w:rsidP="005A2EF4">
            <w:pPr>
              <w:keepNext/>
              <w:spacing w:before="60" w:after="60" w:line="240" w:lineRule="auto"/>
              <w:rPr>
                <w:rFonts w:cs="Calibri"/>
                <w:b/>
              </w:rPr>
            </w:pPr>
            <w:r w:rsidRPr="005A2EF4">
              <w:rPr>
                <w:rFonts w:cs="Calibri"/>
                <w:b/>
              </w:rPr>
              <w:t>File Reference</w:t>
            </w:r>
          </w:p>
        </w:tc>
        <w:tc>
          <w:tcPr>
            <w:tcW w:w="4536" w:type="dxa"/>
            <w:tcPrChange w:id="169" w:author="Alvin Chang" w:date="2011-03-22T02:43:00Z">
              <w:tcPr>
                <w:tcW w:w="3696" w:type="dxa"/>
              </w:tcPr>
            </w:tcPrChange>
          </w:tcPr>
          <w:p w:rsidR="007439FF" w:rsidRPr="005A2EF4" w:rsidRDefault="007439FF" w:rsidP="005A2EF4">
            <w:pPr>
              <w:keepNext/>
              <w:spacing w:before="60" w:after="60" w:line="240" w:lineRule="auto"/>
              <w:rPr>
                <w:rFonts w:cs="Calibri"/>
                <w:b/>
              </w:rPr>
            </w:pPr>
            <w:r w:rsidRPr="005A2EF4">
              <w:rPr>
                <w:rFonts w:cs="Calibri"/>
                <w:b/>
              </w:rPr>
              <w:t>File Description</w:t>
            </w:r>
          </w:p>
        </w:tc>
      </w:tr>
      <w:tr w:rsidR="007439FF" w:rsidRPr="005A2EF4" w:rsidTr="00470D6A">
        <w:trPr>
          <w:trPrChange w:id="170" w:author="Alvin Chang" w:date="2011-03-22T02:43:00Z">
            <w:trPr>
              <w:gridAfter w:val="0"/>
            </w:trPr>
          </w:trPrChange>
        </w:trPr>
        <w:tc>
          <w:tcPr>
            <w:tcW w:w="1701" w:type="dxa"/>
            <w:tcPrChange w:id="171" w:author="Alvin Chang" w:date="2011-03-22T02:43:00Z">
              <w:tcPr>
                <w:tcW w:w="2263" w:type="dxa"/>
                <w:gridSpan w:val="2"/>
              </w:tcPr>
            </w:tcPrChange>
          </w:tcPr>
          <w:p w:rsidR="007439FF" w:rsidRPr="005A2EF4" w:rsidRDefault="007439FF" w:rsidP="005A2EF4">
            <w:pPr>
              <w:keepNext/>
              <w:spacing w:before="60" w:after="60" w:line="240" w:lineRule="auto"/>
              <w:rPr>
                <w:rFonts w:cs="Calibri"/>
              </w:rPr>
            </w:pPr>
            <w:r w:rsidRPr="005A2EF4">
              <w:rPr>
                <w:rFonts w:cs="Calibri"/>
              </w:rPr>
              <w:t>Menu / Help Files</w:t>
            </w:r>
          </w:p>
        </w:tc>
        <w:tc>
          <w:tcPr>
            <w:tcW w:w="1985" w:type="dxa"/>
            <w:tcPrChange w:id="172" w:author="Alvin Chang" w:date="2011-03-22T02:43:00Z">
              <w:tcPr>
                <w:tcW w:w="2263" w:type="dxa"/>
                <w:gridSpan w:val="3"/>
              </w:tcPr>
            </w:tcPrChange>
          </w:tcPr>
          <w:p w:rsidR="007439FF" w:rsidRPr="005A2EF4" w:rsidRDefault="007439FF" w:rsidP="005A2EF4">
            <w:pPr>
              <w:keepNext/>
              <w:spacing w:before="60" w:after="60" w:line="240" w:lineRule="auto"/>
              <w:rPr>
                <w:rFonts w:cs="Calibri"/>
              </w:rPr>
            </w:pPr>
            <w:r w:rsidRPr="005A2EF4">
              <w:rPr>
                <w:rFonts w:cs="Calibri"/>
              </w:rPr>
              <w:t>GG/COMS/CO.1</w:t>
            </w:r>
          </w:p>
        </w:tc>
        <w:tc>
          <w:tcPr>
            <w:tcW w:w="4536" w:type="dxa"/>
            <w:tcPrChange w:id="173" w:author="Alvin Chang" w:date="2011-03-22T02:43:00Z">
              <w:tcPr>
                <w:tcW w:w="3696" w:type="dxa"/>
              </w:tcPr>
            </w:tcPrChange>
          </w:tcPr>
          <w:p w:rsidR="007439FF" w:rsidRDefault="007439FF" w:rsidP="005A2EF4">
            <w:pPr>
              <w:keepNext/>
              <w:spacing w:before="60" w:after="60" w:line="240" w:lineRule="auto"/>
              <w:rPr>
                <w:ins w:id="174" w:author="Alvin Chang" w:date="2011-03-22T02:44:00Z"/>
                <w:rFonts w:cs="Calibri"/>
              </w:rPr>
            </w:pPr>
            <w:r w:rsidRPr="005A2EF4">
              <w:rPr>
                <w:rFonts w:cs="Calibri"/>
              </w:rPr>
              <w:t>Translated files containing menus, help messages and other online messages translated into Vietnamese</w:t>
            </w:r>
          </w:p>
          <w:p w:rsidR="00661C00" w:rsidRPr="005A2EF4" w:rsidRDefault="00661C00" w:rsidP="005A2EF4">
            <w:pPr>
              <w:keepNext/>
              <w:spacing w:before="60" w:after="60" w:line="240" w:lineRule="auto"/>
              <w:rPr>
                <w:rFonts w:cs="Calibri"/>
              </w:rPr>
            </w:pPr>
            <w:ins w:id="175" w:author="Alvin Chang" w:date="2011-03-22T02:44:00Z">
              <w:r>
                <w:rPr>
                  <w:rFonts w:cs="Calibri"/>
                </w:rPr>
                <w:t>/Source Code/Translations/</w:t>
              </w:r>
            </w:ins>
          </w:p>
        </w:tc>
      </w:tr>
      <w:tr w:rsidR="007439FF" w:rsidRPr="005A2EF4" w:rsidTr="00470D6A">
        <w:trPr>
          <w:trPrChange w:id="176" w:author="Alvin Chang" w:date="2011-03-22T02:43:00Z">
            <w:trPr>
              <w:gridAfter w:val="0"/>
            </w:trPr>
          </w:trPrChange>
        </w:trPr>
        <w:tc>
          <w:tcPr>
            <w:tcW w:w="1701" w:type="dxa"/>
            <w:tcPrChange w:id="177" w:author="Alvin Chang" w:date="2011-03-22T02:43:00Z">
              <w:tcPr>
                <w:tcW w:w="2263" w:type="dxa"/>
                <w:gridSpan w:val="2"/>
              </w:tcPr>
            </w:tcPrChange>
          </w:tcPr>
          <w:p w:rsidR="007439FF" w:rsidRPr="005A2EF4" w:rsidRDefault="007439FF" w:rsidP="005A2EF4">
            <w:pPr>
              <w:keepNext/>
              <w:spacing w:before="60" w:after="60" w:line="240" w:lineRule="auto"/>
              <w:rPr>
                <w:rFonts w:cs="Calibri"/>
              </w:rPr>
            </w:pPr>
            <w:r w:rsidRPr="005A2EF4">
              <w:rPr>
                <w:rFonts w:cs="Calibri"/>
              </w:rPr>
              <w:t>Source and Executable Code Files</w:t>
            </w:r>
          </w:p>
        </w:tc>
        <w:tc>
          <w:tcPr>
            <w:tcW w:w="1985" w:type="dxa"/>
            <w:tcPrChange w:id="178" w:author="Alvin Chang" w:date="2011-03-22T02:43:00Z">
              <w:tcPr>
                <w:tcW w:w="2263" w:type="dxa"/>
                <w:gridSpan w:val="3"/>
              </w:tcPr>
            </w:tcPrChange>
          </w:tcPr>
          <w:p w:rsidR="007439FF" w:rsidRPr="005A2EF4" w:rsidRDefault="007439FF" w:rsidP="005A2EF4">
            <w:pPr>
              <w:keepNext/>
              <w:spacing w:before="60" w:after="60" w:line="240" w:lineRule="auto"/>
              <w:rPr>
                <w:rFonts w:cs="Calibri"/>
              </w:rPr>
            </w:pPr>
            <w:r w:rsidRPr="005A2EF4">
              <w:rPr>
                <w:rFonts w:cs="Calibri"/>
              </w:rPr>
              <w:t>GG/COMS/CO.2</w:t>
            </w:r>
          </w:p>
        </w:tc>
        <w:tc>
          <w:tcPr>
            <w:tcW w:w="4536" w:type="dxa"/>
            <w:tcPrChange w:id="179" w:author="Alvin Chang" w:date="2011-03-22T02:43:00Z">
              <w:tcPr>
                <w:tcW w:w="3696" w:type="dxa"/>
              </w:tcPr>
            </w:tcPrChange>
          </w:tcPr>
          <w:p w:rsidR="007439FF" w:rsidRDefault="007439FF" w:rsidP="005A2EF4">
            <w:pPr>
              <w:keepNext/>
              <w:spacing w:before="60" w:after="60" w:line="240" w:lineRule="auto"/>
              <w:rPr>
                <w:ins w:id="180" w:author="Alvin Chang" w:date="2011-03-22T02:43:00Z"/>
                <w:rFonts w:cs="Calibri"/>
              </w:rPr>
            </w:pPr>
            <w:r w:rsidRPr="005A2EF4">
              <w:rPr>
                <w:rFonts w:cs="Calibri"/>
              </w:rPr>
              <w:t xml:space="preserve">Files containing the full and accepted (by </w:t>
            </w:r>
            <w:proofErr w:type="spellStart"/>
            <w:r w:rsidRPr="005A2EF4">
              <w:rPr>
                <w:rFonts w:cs="Calibri"/>
              </w:rPr>
              <w:t>GoldenGravure</w:t>
            </w:r>
            <w:proofErr w:type="spellEnd"/>
            <w:r w:rsidRPr="005A2EF4">
              <w:rPr>
                <w:rFonts w:cs="Calibri"/>
              </w:rPr>
              <w:t>) COMS software</w:t>
            </w:r>
          </w:p>
          <w:p w:rsidR="00470D6A" w:rsidRPr="005A2EF4" w:rsidRDefault="00470D6A" w:rsidP="005A2EF4">
            <w:pPr>
              <w:keepNext/>
              <w:spacing w:before="60" w:after="60" w:line="240" w:lineRule="auto"/>
              <w:rPr>
                <w:rFonts w:cs="Calibri"/>
              </w:rPr>
            </w:pPr>
            <w:ins w:id="181" w:author="Alvin Chang" w:date="2011-03-22T02:43:00Z">
              <w:r>
                <w:rPr>
                  <w:rFonts w:cs="Calibri"/>
                </w:rPr>
                <w:t>/Source Code/</w:t>
              </w:r>
            </w:ins>
            <w:ins w:id="182" w:author="Alvin Chang" w:date="2011-03-22T02:45:00Z">
              <w:r w:rsidR="00661C00">
                <w:rPr>
                  <w:rFonts w:cs="Calibri"/>
                </w:rPr>
                <w:t>COMS</w:t>
              </w:r>
              <w:r w:rsidR="00FF685B">
                <w:rPr>
                  <w:rFonts w:cs="Calibri"/>
                </w:rPr>
                <w:t>/</w:t>
              </w:r>
            </w:ins>
          </w:p>
        </w:tc>
      </w:tr>
      <w:tr w:rsidR="0064116E" w:rsidRPr="005A2EF4" w:rsidTr="00470D6A">
        <w:trPr>
          <w:ins w:id="183" w:author="Alvin Chang" w:date="2011-03-22T02:45:00Z"/>
        </w:trPr>
        <w:tc>
          <w:tcPr>
            <w:tcW w:w="1701" w:type="dxa"/>
          </w:tcPr>
          <w:p w:rsidR="0064116E" w:rsidRPr="005A2EF4" w:rsidRDefault="0064116E" w:rsidP="0064116E">
            <w:pPr>
              <w:keepNext/>
              <w:spacing w:before="60" w:after="60" w:line="240" w:lineRule="auto"/>
              <w:rPr>
                <w:ins w:id="184" w:author="Alvin Chang" w:date="2011-03-22T02:45:00Z"/>
                <w:rFonts w:cs="Calibri"/>
              </w:rPr>
            </w:pPr>
            <w:ins w:id="185" w:author="Alvin Chang" w:date="2011-03-22T02:45:00Z">
              <w:r>
                <w:rPr>
                  <w:rFonts w:cs="Calibri"/>
                </w:rPr>
                <w:t>3</w:t>
              </w:r>
              <w:r w:rsidRPr="0064116E">
                <w:rPr>
                  <w:rFonts w:cs="Calibri"/>
                  <w:vertAlign w:val="superscript"/>
                  <w:rPrChange w:id="186" w:author="Alvin Chang" w:date="2011-03-22T02:45:00Z">
                    <w:rPr>
                      <w:rFonts w:cs="Calibri"/>
                    </w:rPr>
                  </w:rPrChange>
                </w:rPr>
                <w:t>rd</w:t>
              </w:r>
              <w:r>
                <w:rPr>
                  <w:rFonts w:cs="Calibri"/>
                </w:rPr>
                <w:t xml:space="preserve"> </w:t>
              </w:r>
            </w:ins>
            <w:ins w:id="187" w:author="Alvin Chang" w:date="2011-03-22T02:46:00Z">
              <w:r>
                <w:rPr>
                  <w:rFonts w:cs="Calibri"/>
                </w:rPr>
                <w:t>P</w:t>
              </w:r>
            </w:ins>
            <w:ins w:id="188" w:author="Alvin Chang" w:date="2011-03-22T02:45:00Z">
              <w:r>
                <w:rPr>
                  <w:rFonts w:cs="Calibri"/>
                </w:rPr>
                <w:t xml:space="preserve">arty </w:t>
              </w:r>
            </w:ins>
            <w:ins w:id="189" w:author="Alvin Chang" w:date="2011-03-22T02:46:00Z">
              <w:r>
                <w:rPr>
                  <w:rFonts w:cs="Calibri"/>
                </w:rPr>
                <w:t>S</w:t>
              </w:r>
            </w:ins>
            <w:ins w:id="190" w:author="Alvin Chang" w:date="2011-03-22T02:45:00Z">
              <w:r>
                <w:rPr>
                  <w:rFonts w:cs="Calibri"/>
                </w:rPr>
                <w:t xml:space="preserve">oftware </w:t>
              </w:r>
            </w:ins>
          </w:p>
        </w:tc>
        <w:tc>
          <w:tcPr>
            <w:tcW w:w="1985" w:type="dxa"/>
          </w:tcPr>
          <w:p w:rsidR="0064116E" w:rsidRPr="005A2EF4" w:rsidRDefault="00D37AE7" w:rsidP="005A2EF4">
            <w:pPr>
              <w:keepNext/>
              <w:spacing w:before="60" w:after="60" w:line="240" w:lineRule="auto"/>
              <w:rPr>
                <w:ins w:id="191" w:author="Alvin Chang" w:date="2011-03-22T02:45:00Z"/>
                <w:rFonts w:cs="Calibri"/>
              </w:rPr>
            </w:pPr>
            <w:ins w:id="192" w:author="Alvin Chang" w:date="2011-03-22T02:46:00Z">
              <w:r>
                <w:rPr>
                  <w:rFonts w:cs="Calibri"/>
                </w:rPr>
                <w:t>GG/COMS/SW.1</w:t>
              </w:r>
            </w:ins>
          </w:p>
        </w:tc>
        <w:tc>
          <w:tcPr>
            <w:tcW w:w="4536" w:type="dxa"/>
          </w:tcPr>
          <w:p w:rsidR="0064116E" w:rsidRDefault="0064116E" w:rsidP="005A2EF4">
            <w:pPr>
              <w:keepNext/>
              <w:spacing w:before="60" w:after="60" w:line="240" w:lineRule="auto"/>
              <w:rPr>
                <w:ins w:id="193" w:author="Alvin Chang" w:date="2011-03-22T02:46:00Z"/>
                <w:rFonts w:cs="Calibri"/>
              </w:rPr>
            </w:pPr>
            <w:ins w:id="194" w:author="Alvin Chang" w:date="2011-03-22T02:46:00Z">
              <w:r>
                <w:rPr>
                  <w:rFonts w:cs="Calibri"/>
                </w:rPr>
                <w:t>List of 3</w:t>
              </w:r>
              <w:r w:rsidRPr="0064116E">
                <w:rPr>
                  <w:rFonts w:cs="Calibri"/>
                  <w:vertAlign w:val="superscript"/>
                  <w:rPrChange w:id="195" w:author="Alvin Chang" w:date="2011-03-22T02:46:00Z">
                    <w:rPr>
                      <w:rFonts w:cs="Calibri"/>
                    </w:rPr>
                  </w:rPrChange>
                </w:rPr>
                <w:t>rd</w:t>
              </w:r>
              <w:r>
                <w:rPr>
                  <w:rFonts w:cs="Calibri"/>
                </w:rPr>
                <w:t xml:space="preserve"> Party Software Used </w:t>
              </w:r>
              <w:r w:rsidR="004D08E4">
                <w:rPr>
                  <w:rFonts w:cs="Calibri"/>
                </w:rPr>
                <w:t>In Project</w:t>
              </w:r>
            </w:ins>
          </w:p>
          <w:p w:rsidR="00743035" w:rsidRPr="005A2EF4" w:rsidRDefault="00743035" w:rsidP="005A2EF4">
            <w:pPr>
              <w:keepNext/>
              <w:spacing w:before="60" w:after="60" w:line="240" w:lineRule="auto"/>
              <w:rPr>
                <w:ins w:id="196" w:author="Alvin Chang" w:date="2011-03-22T02:45:00Z"/>
                <w:rFonts w:cs="Calibri"/>
              </w:rPr>
            </w:pPr>
            <w:ins w:id="197" w:author="Alvin Chang" w:date="2011-03-22T02:46:00Z">
              <w:r>
                <w:rPr>
                  <w:rFonts w:cs="Calibri"/>
                </w:rPr>
                <w:t>/Software/</w:t>
              </w:r>
            </w:ins>
          </w:p>
        </w:tc>
      </w:tr>
    </w:tbl>
    <w:p w:rsidR="007439FF" w:rsidRDefault="007439FF" w:rsidP="00B70F90">
      <w:r>
        <w:tab/>
        <w:t>Figure 4.3: Software Files</w:t>
      </w:r>
    </w:p>
    <w:p w:rsidR="007439FF" w:rsidRDefault="007439FF">
      <w:r>
        <w:br w:type="page"/>
      </w:r>
    </w:p>
    <w:p w:rsidR="007439FF" w:rsidRDefault="007439FF" w:rsidP="00410651">
      <w:pPr>
        <w:pStyle w:val="Heading1"/>
      </w:pPr>
      <w:bookmarkStart w:id="198" w:name="_Toc288385579"/>
      <w:r>
        <w:t>5.0</w:t>
      </w:r>
      <w:r>
        <w:tab/>
        <w:t>WORK PLAN AND DELIVERABLES</w:t>
      </w:r>
      <w:bookmarkEnd w:id="198"/>
    </w:p>
    <w:p w:rsidR="007439FF" w:rsidRDefault="007439FF" w:rsidP="00245DCB">
      <w:pPr>
        <w:ind w:left="720"/>
        <w:jc w:val="both"/>
      </w:pPr>
      <w:r>
        <w:t>The following subsections summarise the work programme to be carried out by the project and the deliverables that will be produced.</w:t>
      </w:r>
    </w:p>
    <w:p w:rsidR="007439FF" w:rsidRDefault="007439FF" w:rsidP="00245DCB">
      <w:pPr>
        <w:pStyle w:val="Heading2"/>
      </w:pPr>
      <w:bookmarkStart w:id="199" w:name="_Toc288385580"/>
      <w:r>
        <w:t>5.1</w:t>
      </w:r>
      <w:r>
        <w:tab/>
        <w:t>Work Plan</w:t>
      </w:r>
      <w:bookmarkEnd w:id="199"/>
    </w:p>
    <w:p w:rsidR="007439FF" w:rsidRDefault="007439FF" w:rsidP="00245DCB">
      <w:pPr>
        <w:ind w:left="720"/>
        <w:jc w:val="both"/>
      </w:pPr>
      <w:r>
        <w:t xml:space="preserve">The work plan to undertake the development of the Cylinders &amp; Orders Management System (COMS) is described in detail in the project plan (reference GG/COMS/MP.1/v1.0). The plan is briefly as follows: </w:t>
      </w:r>
      <w:r w:rsidRPr="00941033">
        <w:rPr>
          <w:b/>
          <w:i/>
        </w:rPr>
        <w:t>&lt;</w:t>
      </w:r>
      <w:r>
        <w:rPr>
          <w:b/>
          <w:i/>
        </w:rPr>
        <w:t>TO BE UPDATED PENDING PROJECT PLAN</w:t>
      </w:r>
      <w:r w:rsidRPr="00941033">
        <w:rPr>
          <w:b/>
          <w:i/>
        </w:rPr>
        <w:t>&gt;</w:t>
      </w:r>
    </w:p>
    <w:p w:rsidR="007439FF" w:rsidRDefault="007439FF" w:rsidP="00245DCB">
      <w:pPr>
        <w:pStyle w:val="ListParagraph"/>
        <w:numPr>
          <w:ilvl w:val="0"/>
          <w:numId w:val="3"/>
        </w:numPr>
        <w:ind w:left="720" w:hanging="11"/>
        <w:jc w:val="both"/>
      </w:pPr>
      <w:r>
        <w:t>Activity 1: Requirements Analysis</w:t>
      </w:r>
    </w:p>
    <w:p w:rsidR="007439FF" w:rsidRDefault="007439FF" w:rsidP="00245DCB">
      <w:pPr>
        <w:pStyle w:val="ListParagraph"/>
        <w:numPr>
          <w:ilvl w:val="0"/>
          <w:numId w:val="3"/>
        </w:numPr>
        <w:ind w:left="720" w:hanging="11"/>
        <w:jc w:val="both"/>
      </w:pPr>
      <w:r>
        <w:t>Activity 2: Prototype Development</w:t>
      </w:r>
    </w:p>
    <w:p w:rsidR="007439FF" w:rsidRDefault="007439FF" w:rsidP="00245DCB">
      <w:pPr>
        <w:pStyle w:val="ListParagraph"/>
        <w:numPr>
          <w:ilvl w:val="0"/>
          <w:numId w:val="3"/>
        </w:numPr>
        <w:ind w:left="720" w:hanging="11"/>
        <w:jc w:val="both"/>
      </w:pPr>
      <w:r>
        <w:t>Activity 3: Software Implementation</w:t>
      </w:r>
    </w:p>
    <w:p w:rsidR="007439FF" w:rsidRDefault="007439FF" w:rsidP="00245DCB">
      <w:pPr>
        <w:pStyle w:val="ListParagraph"/>
        <w:numPr>
          <w:ilvl w:val="0"/>
          <w:numId w:val="3"/>
        </w:numPr>
        <w:ind w:left="720" w:hanging="11"/>
        <w:jc w:val="both"/>
      </w:pPr>
      <w:r>
        <w:t>Activity 4: Software Testing</w:t>
      </w:r>
    </w:p>
    <w:p w:rsidR="007439FF" w:rsidRDefault="007439FF" w:rsidP="00245DCB">
      <w:pPr>
        <w:pStyle w:val="ListParagraph"/>
        <w:numPr>
          <w:ilvl w:val="0"/>
          <w:numId w:val="3"/>
        </w:numPr>
        <w:ind w:left="720" w:hanging="11"/>
        <w:jc w:val="both"/>
      </w:pPr>
      <w:r>
        <w:t>Activity 5: User and Programmer Documentation</w:t>
      </w:r>
    </w:p>
    <w:p w:rsidR="007439FF" w:rsidRDefault="007439FF" w:rsidP="00245DCB">
      <w:pPr>
        <w:pStyle w:val="ListParagraph"/>
        <w:numPr>
          <w:ilvl w:val="0"/>
          <w:numId w:val="3"/>
        </w:numPr>
        <w:ind w:left="720" w:hanging="11"/>
        <w:jc w:val="both"/>
      </w:pPr>
      <w:r>
        <w:t>Activity 6: User Trial</w:t>
      </w:r>
    </w:p>
    <w:p w:rsidR="007439FF" w:rsidRDefault="007439FF" w:rsidP="00245DCB">
      <w:pPr>
        <w:pStyle w:val="ListParagraph"/>
        <w:numPr>
          <w:ilvl w:val="0"/>
          <w:numId w:val="3"/>
        </w:numPr>
        <w:ind w:left="720" w:hanging="11"/>
        <w:jc w:val="both"/>
      </w:pPr>
      <w:r>
        <w:t>Activity 7: User Acceptance</w:t>
      </w:r>
    </w:p>
    <w:p w:rsidR="007439FF" w:rsidRDefault="007439FF" w:rsidP="00245DCB">
      <w:pPr>
        <w:pStyle w:val="ListParagraph"/>
        <w:numPr>
          <w:ilvl w:val="0"/>
          <w:numId w:val="3"/>
        </w:numPr>
        <w:ind w:left="720" w:hanging="11"/>
        <w:jc w:val="both"/>
      </w:pPr>
      <w:r>
        <w:t>Activity 8: Management and Administration</w:t>
      </w:r>
    </w:p>
    <w:p w:rsidR="007439FF" w:rsidRDefault="007439FF" w:rsidP="00000BB9">
      <w:pPr>
        <w:pStyle w:val="Heading2"/>
      </w:pPr>
      <w:bookmarkStart w:id="200" w:name="_Toc288385581"/>
      <w:r>
        <w:t>5.2</w:t>
      </w:r>
      <w:r>
        <w:tab/>
        <w:t>Deliverables</w:t>
      </w:r>
      <w:bookmarkEnd w:id="200"/>
    </w:p>
    <w:p w:rsidR="007439FF" w:rsidRDefault="007439FF" w:rsidP="00000BB9">
      <w:pPr>
        <w:ind w:left="720"/>
      </w:pPr>
      <w:r>
        <w:t>Deliverables will fall into one of the two categories detailed below:</w:t>
      </w:r>
    </w:p>
    <w:p w:rsidR="007439FF" w:rsidRDefault="007439FF" w:rsidP="00000BB9">
      <w:pPr>
        <w:pStyle w:val="ListParagraph"/>
        <w:numPr>
          <w:ilvl w:val="0"/>
          <w:numId w:val="5"/>
        </w:numPr>
      </w:pPr>
      <w:r>
        <w:t>System deliverables; and</w:t>
      </w:r>
    </w:p>
    <w:p w:rsidR="007439FF" w:rsidRDefault="007439FF" w:rsidP="00000BB9">
      <w:pPr>
        <w:pStyle w:val="ListParagraph"/>
        <w:numPr>
          <w:ilvl w:val="0"/>
          <w:numId w:val="5"/>
        </w:numPr>
      </w:pPr>
      <w:r>
        <w:t>Management deliverables</w:t>
      </w:r>
    </w:p>
    <w:p w:rsidR="007439FF" w:rsidRPr="0009222E" w:rsidRDefault="007439FF" w:rsidP="00867C52">
      <w:pPr>
        <w:ind w:left="720"/>
      </w:pPr>
      <w:r>
        <w:t>Figures 5.1 and 5.2 define the deliverables and acceptance procedures for all end products.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7439FF" w:rsidRPr="005A2EF4" w:rsidTr="005A2EF4">
        <w:tc>
          <w:tcPr>
            <w:tcW w:w="466" w:type="dxa"/>
          </w:tcPr>
          <w:p w:rsidR="007439FF" w:rsidRPr="005A2EF4" w:rsidRDefault="007439FF" w:rsidP="005A2EF4">
            <w:pPr>
              <w:keepNext/>
              <w:spacing w:before="60" w:after="60" w:line="240" w:lineRule="auto"/>
              <w:rPr>
                <w:rFonts w:cs="Calibri"/>
                <w:b/>
              </w:rPr>
            </w:pPr>
          </w:p>
        </w:tc>
        <w:tc>
          <w:tcPr>
            <w:tcW w:w="3787" w:type="dxa"/>
          </w:tcPr>
          <w:p w:rsidR="007439FF" w:rsidRPr="005A2EF4" w:rsidRDefault="007439FF" w:rsidP="005A2EF4">
            <w:pPr>
              <w:keepNext/>
              <w:spacing w:before="60" w:after="60" w:line="240" w:lineRule="auto"/>
              <w:rPr>
                <w:rFonts w:cs="Calibri"/>
                <w:b/>
              </w:rPr>
            </w:pPr>
            <w:r w:rsidRPr="005A2EF4">
              <w:rPr>
                <w:rFonts w:cs="Calibri"/>
                <w:b/>
              </w:rPr>
              <w:t>Deliverable</w:t>
            </w:r>
          </w:p>
        </w:tc>
        <w:tc>
          <w:tcPr>
            <w:tcW w:w="1910" w:type="dxa"/>
          </w:tcPr>
          <w:p w:rsidR="007439FF" w:rsidRPr="005A2EF4" w:rsidRDefault="007439FF" w:rsidP="005A2EF4">
            <w:pPr>
              <w:keepNext/>
              <w:spacing w:before="60" w:after="60" w:line="240" w:lineRule="auto"/>
              <w:rPr>
                <w:rFonts w:cs="Calibri"/>
                <w:b/>
              </w:rPr>
            </w:pPr>
            <w:r w:rsidRPr="005A2EF4">
              <w:rPr>
                <w:rFonts w:cs="Calibri"/>
                <w:b/>
              </w:rPr>
              <w:t>File Reference</w:t>
            </w:r>
          </w:p>
        </w:tc>
        <w:tc>
          <w:tcPr>
            <w:tcW w:w="2293" w:type="dxa"/>
          </w:tcPr>
          <w:p w:rsidR="007439FF" w:rsidRPr="005A2EF4" w:rsidRDefault="007439FF" w:rsidP="005A2EF4">
            <w:pPr>
              <w:keepNext/>
              <w:spacing w:before="60" w:after="60" w:line="240" w:lineRule="auto"/>
              <w:rPr>
                <w:rFonts w:cs="Calibri"/>
                <w:b/>
              </w:rPr>
            </w:pPr>
            <w:r w:rsidRPr="005A2EF4">
              <w:rPr>
                <w:rFonts w:cs="Calibri"/>
                <w:b/>
              </w:rPr>
              <w:t>Acceptance Procedures</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User Requirements Spec.</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GG/COMS/TS.1</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7.3.1.</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System Specification</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GG/COMS/TS.2</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7.3.1.</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Enhancement Specification</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GG/COMS/TS.4</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7.3.1.</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User’s Manual</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GG/COMS/TU.1</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7.3.1.</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5</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Programmer's Manual</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GG/COMS/TS.3</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7.3.2.</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6</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 xml:space="preserve">System Testing </w:t>
            </w:r>
            <w:proofErr w:type="spellStart"/>
            <w:r w:rsidRPr="005A2EF4">
              <w:rPr>
                <w:rFonts w:ascii="Palatino" w:hAnsi="Palatino"/>
                <w:sz w:val="20"/>
              </w:rPr>
              <w:t>Workfile</w:t>
            </w:r>
            <w:proofErr w:type="spellEnd"/>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GG/COMS/TW.3</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7.3.2.</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7</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Software Configuration Management Documentation</w:t>
            </w:r>
          </w:p>
        </w:tc>
        <w:tc>
          <w:tcPr>
            <w:tcW w:w="1910" w:type="dxa"/>
          </w:tcPr>
          <w:p w:rsidR="007439FF" w:rsidRPr="005A2EF4" w:rsidRDefault="007439FF" w:rsidP="005A2EF4">
            <w:pPr>
              <w:keepNext/>
              <w:spacing w:before="60" w:after="0" w:line="240" w:lineRule="auto"/>
              <w:rPr>
                <w:rFonts w:ascii="Palatino" w:hAnsi="Palatino"/>
                <w:sz w:val="20"/>
              </w:rPr>
            </w:pPr>
            <w:r w:rsidRPr="005A2EF4">
              <w:rPr>
                <w:rFonts w:ascii="Palatino" w:hAnsi="Palatino"/>
                <w:sz w:val="20"/>
              </w:rPr>
              <w:t>GG/COMS/TC.1</w:t>
            </w:r>
          </w:p>
          <w:p w:rsidR="007439FF" w:rsidRPr="005A2EF4" w:rsidRDefault="007439FF" w:rsidP="005A2EF4">
            <w:pPr>
              <w:keepNext/>
              <w:spacing w:after="0" w:line="240" w:lineRule="auto"/>
              <w:rPr>
                <w:rFonts w:ascii="Palatino" w:hAnsi="Palatino"/>
                <w:sz w:val="20"/>
              </w:rPr>
            </w:pPr>
            <w:r w:rsidRPr="005A2EF4">
              <w:rPr>
                <w:rFonts w:ascii="Palatino" w:hAnsi="Palatino"/>
                <w:sz w:val="20"/>
              </w:rPr>
              <w:t>GG/COMS/TC.2</w:t>
            </w:r>
          </w:p>
          <w:p w:rsidR="007439FF" w:rsidRPr="005A2EF4" w:rsidRDefault="007439FF" w:rsidP="005A2EF4">
            <w:pPr>
              <w:keepNext/>
              <w:spacing w:after="0" w:line="240" w:lineRule="auto"/>
              <w:rPr>
                <w:rFonts w:ascii="Palatino" w:hAnsi="Palatino"/>
                <w:sz w:val="20"/>
              </w:rPr>
            </w:pPr>
            <w:r w:rsidRPr="005A2EF4">
              <w:rPr>
                <w:rFonts w:ascii="Palatino" w:hAnsi="Palatino"/>
                <w:sz w:val="20"/>
              </w:rPr>
              <w:t>GG/COMS/TC.3</w:t>
            </w:r>
          </w:p>
          <w:p w:rsidR="007439FF" w:rsidRPr="005A2EF4" w:rsidRDefault="007439FF" w:rsidP="005A2EF4">
            <w:pPr>
              <w:keepNext/>
              <w:spacing w:after="60" w:line="240" w:lineRule="auto"/>
              <w:rPr>
                <w:rFonts w:ascii="Palatino" w:hAnsi="Palatino"/>
                <w:sz w:val="20"/>
              </w:rPr>
            </w:pP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7.3.2.</w:t>
            </w:r>
          </w:p>
        </w:tc>
      </w:tr>
      <w:tr w:rsidR="007439FF" w:rsidRPr="005A2EF4" w:rsidTr="005A2EF4">
        <w:tc>
          <w:tcPr>
            <w:tcW w:w="466" w:type="dxa"/>
          </w:tcPr>
          <w:p w:rsidR="007439FF" w:rsidRPr="005A2EF4" w:rsidRDefault="007439FF" w:rsidP="005A2EF4">
            <w:pPr>
              <w:spacing w:before="60" w:after="60" w:line="240" w:lineRule="auto"/>
              <w:jc w:val="center"/>
              <w:rPr>
                <w:rFonts w:ascii="Palatino" w:hAnsi="Palatino"/>
                <w:sz w:val="20"/>
              </w:rPr>
            </w:pPr>
            <w:r w:rsidRPr="005A2EF4">
              <w:rPr>
                <w:rFonts w:ascii="Palatino" w:hAnsi="Palatino"/>
                <w:sz w:val="20"/>
              </w:rPr>
              <w:t>8</w:t>
            </w:r>
          </w:p>
        </w:tc>
        <w:tc>
          <w:tcPr>
            <w:tcW w:w="3787" w:type="dxa"/>
          </w:tcPr>
          <w:p w:rsidR="007439FF" w:rsidRPr="005A2EF4" w:rsidRDefault="007439FF" w:rsidP="005A2EF4">
            <w:pPr>
              <w:spacing w:before="60" w:after="60" w:line="240" w:lineRule="auto"/>
              <w:rPr>
                <w:rFonts w:ascii="Palatino" w:hAnsi="Palatino"/>
                <w:sz w:val="20"/>
              </w:rPr>
            </w:pPr>
            <w:r w:rsidRPr="005A2EF4">
              <w:rPr>
                <w:rFonts w:ascii="Palatino" w:hAnsi="Palatino"/>
                <w:sz w:val="20"/>
              </w:rPr>
              <w:t>Menu/Help Files (from Translator)</w:t>
            </w:r>
          </w:p>
        </w:tc>
        <w:tc>
          <w:tcPr>
            <w:tcW w:w="1910" w:type="dxa"/>
          </w:tcPr>
          <w:p w:rsidR="007439FF" w:rsidRPr="005A2EF4" w:rsidRDefault="007439FF" w:rsidP="005A2EF4">
            <w:pPr>
              <w:spacing w:before="60" w:after="60" w:line="240" w:lineRule="auto"/>
              <w:rPr>
                <w:rFonts w:ascii="Palatino" w:hAnsi="Palatino"/>
                <w:sz w:val="20"/>
              </w:rPr>
            </w:pPr>
            <w:r w:rsidRPr="005A2EF4">
              <w:rPr>
                <w:rFonts w:ascii="Palatino" w:hAnsi="Palatino"/>
                <w:sz w:val="20"/>
              </w:rPr>
              <w:t>GG/COMS/CO.1</w:t>
            </w:r>
          </w:p>
        </w:tc>
        <w:tc>
          <w:tcPr>
            <w:tcW w:w="2293" w:type="dxa"/>
          </w:tcPr>
          <w:p w:rsidR="007439FF" w:rsidRPr="005A2EF4" w:rsidRDefault="007439FF" w:rsidP="005A2EF4">
            <w:pPr>
              <w:spacing w:before="60" w:after="60" w:line="240" w:lineRule="auto"/>
              <w:rPr>
                <w:rFonts w:ascii="Palatino" w:hAnsi="Palatino"/>
                <w:sz w:val="20"/>
              </w:rPr>
            </w:pPr>
            <w:r w:rsidRPr="005A2EF4">
              <w:rPr>
                <w:rFonts w:ascii="Palatino" w:hAnsi="Palatino"/>
                <w:sz w:val="20"/>
              </w:rPr>
              <w:t>See section 7.3.3.</w:t>
            </w:r>
          </w:p>
        </w:tc>
      </w:tr>
      <w:tr w:rsidR="007439FF" w:rsidRPr="005A2EF4" w:rsidTr="005A2EF4">
        <w:tc>
          <w:tcPr>
            <w:tcW w:w="466" w:type="dxa"/>
          </w:tcPr>
          <w:p w:rsidR="007439FF" w:rsidRPr="005A2EF4" w:rsidRDefault="007439FF" w:rsidP="005A2EF4">
            <w:pPr>
              <w:spacing w:before="60" w:after="60" w:line="240" w:lineRule="auto"/>
              <w:jc w:val="center"/>
              <w:rPr>
                <w:rFonts w:ascii="Palatino" w:hAnsi="Palatino"/>
                <w:sz w:val="20"/>
              </w:rPr>
            </w:pPr>
            <w:r w:rsidRPr="005A2EF4">
              <w:rPr>
                <w:rFonts w:ascii="Palatino" w:hAnsi="Palatino"/>
                <w:sz w:val="20"/>
              </w:rPr>
              <w:t>9</w:t>
            </w:r>
          </w:p>
        </w:tc>
        <w:tc>
          <w:tcPr>
            <w:tcW w:w="3787" w:type="dxa"/>
          </w:tcPr>
          <w:p w:rsidR="007439FF" w:rsidRPr="005A2EF4" w:rsidRDefault="007439FF" w:rsidP="005A2EF4">
            <w:pPr>
              <w:spacing w:before="60" w:after="60" w:line="240" w:lineRule="auto"/>
              <w:rPr>
                <w:rFonts w:ascii="Palatino" w:hAnsi="Palatino"/>
                <w:sz w:val="20"/>
              </w:rPr>
            </w:pPr>
            <w:r w:rsidRPr="005A2EF4">
              <w:rPr>
                <w:rFonts w:ascii="Palatino" w:hAnsi="Palatino"/>
                <w:sz w:val="20"/>
              </w:rPr>
              <w:t>Source and Executable Code</w:t>
            </w:r>
          </w:p>
        </w:tc>
        <w:tc>
          <w:tcPr>
            <w:tcW w:w="1910" w:type="dxa"/>
          </w:tcPr>
          <w:p w:rsidR="007439FF" w:rsidRPr="005A2EF4" w:rsidRDefault="007439FF" w:rsidP="005A2EF4">
            <w:pPr>
              <w:spacing w:before="60" w:after="60" w:line="240" w:lineRule="auto"/>
              <w:rPr>
                <w:rFonts w:ascii="Palatino" w:hAnsi="Palatino"/>
                <w:sz w:val="20"/>
              </w:rPr>
            </w:pPr>
            <w:r w:rsidRPr="005A2EF4">
              <w:rPr>
                <w:rFonts w:ascii="Palatino" w:hAnsi="Palatino"/>
                <w:sz w:val="20"/>
              </w:rPr>
              <w:t>GG/COMS/CO.2</w:t>
            </w:r>
          </w:p>
        </w:tc>
        <w:tc>
          <w:tcPr>
            <w:tcW w:w="2293" w:type="dxa"/>
          </w:tcPr>
          <w:p w:rsidR="007439FF" w:rsidRPr="005A2EF4" w:rsidRDefault="007439FF" w:rsidP="005A2EF4">
            <w:pPr>
              <w:spacing w:before="60" w:after="60" w:line="240" w:lineRule="auto"/>
              <w:rPr>
                <w:rFonts w:ascii="Palatino" w:hAnsi="Palatino"/>
                <w:sz w:val="20"/>
              </w:rPr>
            </w:pPr>
            <w:r w:rsidRPr="005A2EF4">
              <w:rPr>
                <w:rFonts w:ascii="Palatino" w:hAnsi="Palatino"/>
                <w:sz w:val="20"/>
              </w:rPr>
              <w:t>See section 7.3.4.</w:t>
            </w:r>
          </w:p>
        </w:tc>
      </w:tr>
    </w:tbl>
    <w:p w:rsidR="007439FF" w:rsidRDefault="007439FF" w:rsidP="0021492C">
      <w:pPr>
        <w:ind w:firstLine="720"/>
      </w:pPr>
      <w:r>
        <w:lastRenderedPageBreak/>
        <w:t>Figure 5.1: System Deliverables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7439FF" w:rsidRPr="005A2EF4" w:rsidTr="005A2EF4">
        <w:tc>
          <w:tcPr>
            <w:tcW w:w="466" w:type="dxa"/>
          </w:tcPr>
          <w:p w:rsidR="007439FF" w:rsidRPr="005A2EF4" w:rsidRDefault="007439FF" w:rsidP="005A2EF4">
            <w:pPr>
              <w:keepNext/>
              <w:spacing w:before="60" w:after="60" w:line="240" w:lineRule="auto"/>
              <w:rPr>
                <w:rFonts w:cs="Calibri"/>
                <w:b/>
              </w:rPr>
            </w:pPr>
            <w:r w:rsidRPr="005A2EF4">
              <w:br w:type="page"/>
            </w:r>
          </w:p>
        </w:tc>
        <w:tc>
          <w:tcPr>
            <w:tcW w:w="3787" w:type="dxa"/>
          </w:tcPr>
          <w:p w:rsidR="007439FF" w:rsidRPr="005A2EF4" w:rsidRDefault="007439FF" w:rsidP="005A2EF4">
            <w:pPr>
              <w:keepNext/>
              <w:spacing w:before="60" w:after="60" w:line="240" w:lineRule="auto"/>
              <w:rPr>
                <w:rFonts w:cs="Calibri"/>
                <w:b/>
              </w:rPr>
            </w:pPr>
            <w:r w:rsidRPr="005A2EF4">
              <w:rPr>
                <w:rFonts w:cs="Calibri"/>
                <w:b/>
              </w:rPr>
              <w:t>Deliverable</w:t>
            </w:r>
          </w:p>
        </w:tc>
        <w:tc>
          <w:tcPr>
            <w:tcW w:w="1910" w:type="dxa"/>
          </w:tcPr>
          <w:p w:rsidR="007439FF" w:rsidRPr="005A2EF4" w:rsidRDefault="007439FF" w:rsidP="005A2EF4">
            <w:pPr>
              <w:keepNext/>
              <w:spacing w:before="60" w:after="60" w:line="240" w:lineRule="auto"/>
              <w:rPr>
                <w:rFonts w:cs="Calibri"/>
                <w:b/>
              </w:rPr>
            </w:pPr>
            <w:r w:rsidRPr="005A2EF4">
              <w:rPr>
                <w:rFonts w:cs="Calibri"/>
                <w:b/>
              </w:rPr>
              <w:t>File Reference</w:t>
            </w:r>
          </w:p>
        </w:tc>
        <w:tc>
          <w:tcPr>
            <w:tcW w:w="2293" w:type="dxa"/>
          </w:tcPr>
          <w:p w:rsidR="007439FF" w:rsidRPr="005A2EF4" w:rsidRDefault="007439FF" w:rsidP="005A2EF4">
            <w:pPr>
              <w:keepNext/>
              <w:spacing w:before="60" w:after="60" w:line="240" w:lineRule="auto"/>
              <w:rPr>
                <w:rFonts w:cs="Calibri"/>
                <w:b/>
              </w:rPr>
            </w:pPr>
            <w:r w:rsidRPr="005A2EF4">
              <w:rPr>
                <w:rFonts w:cs="Calibri"/>
                <w:b/>
              </w:rPr>
              <w:t>Acceptance Procedures</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Project Plan</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GG/COMS/MP.1</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7.3.5.</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Quality Plan</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GG/COMS/MQ.2</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7.3.5.</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System Test Plan</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GG/COMS/MP.2</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7.2.1.</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Progress Reports</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GG/COMS/MR.1</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7.3.6.</w:t>
            </w:r>
          </w:p>
        </w:tc>
      </w:tr>
    </w:tbl>
    <w:p w:rsidR="007439FF" w:rsidRDefault="007439FF" w:rsidP="0021492C">
      <w:r>
        <w:tab/>
        <w:t>Figure 5.2: Management Deliverables</w:t>
      </w:r>
    </w:p>
    <w:p w:rsidR="007439FF" w:rsidRDefault="007439FF">
      <w:r>
        <w:br w:type="page"/>
      </w:r>
    </w:p>
    <w:p w:rsidR="007439FF" w:rsidRDefault="007439FF" w:rsidP="00750F35">
      <w:pPr>
        <w:pStyle w:val="Heading1"/>
      </w:pPr>
      <w:bookmarkStart w:id="201" w:name="_Toc288385582"/>
      <w:r>
        <w:t>6.0</w:t>
      </w:r>
      <w:r>
        <w:tab/>
        <w:t>PLANNING AND PROGRESS CONTROL</w:t>
      </w:r>
      <w:bookmarkEnd w:id="201"/>
    </w:p>
    <w:p w:rsidR="007439FF" w:rsidRDefault="007439FF"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7439FF" w:rsidRDefault="007439FF" w:rsidP="004767F2">
      <w:pPr>
        <w:pStyle w:val="Heading2"/>
      </w:pPr>
      <w:bookmarkStart w:id="202" w:name="_Toc288385583"/>
      <w:r>
        <w:t>6.1</w:t>
      </w:r>
      <w:r>
        <w:tab/>
        <w:t>Project Planning</w:t>
      </w:r>
      <w:bookmarkEnd w:id="202"/>
    </w:p>
    <w:p w:rsidR="007439FF" w:rsidRDefault="007439FF" w:rsidP="00486225">
      <w:pPr>
        <w:ind w:left="720"/>
        <w:jc w:val="both"/>
      </w:pPr>
      <w:r>
        <w:t>The overall plan for the work to be done on the project is described in the Project Plan (reference GG/COMS/MP.2/v1.0). More detailed plans will also be produced for significant technical areas of the project (management deliverables 2 through 4 in Figure 5.2). Briefly, these detailed plans address:</w:t>
      </w:r>
    </w:p>
    <w:p w:rsidR="007439FF" w:rsidRDefault="007439FF" w:rsidP="004767F2">
      <w:pPr>
        <w:pStyle w:val="ListParagraph"/>
        <w:numPr>
          <w:ilvl w:val="0"/>
          <w:numId w:val="7"/>
        </w:numPr>
      </w:pPr>
      <w:r>
        <w:t>Quality Assurance (this document);</w:t>
      </w:r>
    </w:p>
    <w:p w:rsidR="007439FF" w:rsidRDefault="007439FF" w:rsidP="004767F2">
      <w:pPr>
        <w:pStyle w:val="ListParagraph"/>
        <w:numPr>
          <w:ilvl w:val="0"/>
          <w:numId w:val="7"/>
        </w:numPr>
      </w:pPr>
      <w:r>
        <w:t>System Testing; and</w:t>
      </w:r>
    </w:p>
    <w:p w:rsidR="007439FF" w:rsidRDefault="007439FF" w:rsidP="004767F2">
      <w:pPr>
        <w:pStyle w:val="ListParagraph"/>
        <w:numPr>
          <w:ilvl w:val="0"/>
          <w:numId w:val="7"/>
        </w:numPr>
      </w:pPr>
      <w:r>
        <w:t>User Trial.</w:t>
      </w:r>
    </w:p>
    <w:p w:rsidR="007439FF" w:rsidRDefault="007439FF" w:rsidP="00B169DE">
      <w:pPr>
        <w:pStyle w:val="Heading2"/>
      </w:pPr>
      <w:bookmarkStart w:id="203" w:name="_Toc288385584"/>
      <w:r>
        <w:t>6.2</w:t>
      </w:r>
      <w:r>
        <w:tab/>
        <w:t>Project Control</w:t>
      </w:r>
      <w:bookmarkEnd w:id="203"/>
    </w:p>
    <w:p w:rsidR="007439FF" w:rsidRDefault="007439FF" w:rsidP="00581288">
      <w:pPr>
        <w:ind w:firstLine="720"/>
        <w:jc w:val="both"/>
        <w:rPr>
          <w:lang w:val="en-US"/>
        </w:rPr>
      </w:pPr>
      <w:r w:rsidRPr="00B169DE">
        <w:rPr>
          <w:lang w:val="en-US"/>
        </w:rPr>
        <w:t>To monitor and control progress against the project plan, the following methods will be used:</w:t>
      </w:r>
    </w:p>
    <w:p w:rsidR="007439FF" w:rsidRPr="00B169DE" w:rsidRDefault="007439FF" w:rsidP="00DE3488">
      <w:pPr>
        <w:pStyle w:val="Heading3"/>
        <w:rPr>
          <w:lang w:val="en-US"/>
        </w:rPr>
      </w:pPr>
      <w:bookmarkStart w:id="204" w:name="_Toc288385585"/>
      <w:r>
        <w:rPr>
          <w:lang w:val="en-US"/>
        </w:rPr>
        <w:t>6.2.1</w:t>
      </w:r>
      <w:r>
        <w:rPr>
          <w:lang w:val="en-US"/>
        </w:rPr>
        <w:tab/>
        <w:t>Staff Effort Reports</w:t>
      </w:r>
      <w:bookmarkEnd w:id="204"/>
    </w:p>
    <w:p w:rsidR="007439FF" w:rsidRDefault="007439FF" w:rsidP="00581288">
      <w:pPr>
        <w:pStyle w:val="ListParagraph"/>
        <w:numPr>
          <w:ilvl w:val="0"/>
          <w:numId w:val="9"/>
        </w:numPr>
        <w:jc w:val="both"/>
        <w:rPr>
          <w:lang w:val="en-US"/>
        </w:rPr>
      </w:pPr>
      <w:r>
        <w:rPr>
          <w:lang w:val="en-US"/>
        </w:rPr>
        <w:t>E</w:t>
      </w:r>
      <w:r w:rsidRPr="00B169DE">
        <w:rPr>
          <w:lang w:val="en-US"/>
        </w:rPr>
        <w:t>ach week, project team members will record the time (in hours) they have spent on each project subtask on a (monthly) Time Reporting Form (an example is given at Appendix A/6);</w:t>
      </w:r>
    </w:p>
    <w:p w:rsidR="007439FF" w:rsidRDefault="007439FF" w:rsidP="00581288">
      <w:pPr>
        <w:pStyle w:val="ListParagraph"/>
        <w:numPr>
          <w:ilvl w:val="0"/>
          <w:numId w:val="9"/>
        </w:numPr>
        <w:jc w:val="both"/>
        <w:rPr>
          <w:lang w:val="en-US"/>
        </w:rPr>
      </w:pPr>
      <w:r>
        <w:rPr>
          <w:lang w:val="en-US"/>
        </w:rPr>
        <w:t>A</w:t>
      </w:r>
      <w:r w:rsidRPr="00B169DE">
        <w:rPr>
          <w:lang w:val="en-US"/>
        </w:rPr>
        <w:t xml:space="preserve">t the end of each month, totals for the month and cumulative totals to date will be calculated and entered on to the </w:t>
      </w:r>
      <w:r>
        <w:rPr>
          <w:lang w:val="en-US"/>
        </w:rPr>
        <w:t>progress report</w:t>
      </w:r>
      <w:r w:rsidRPr="00B169DE">
        <w:rPr>
          <w:lang w:val="en-US"/>
        </w:rPr>
        <w:t xml:space="preserve">. The sheets will be filed at </w:t>
      </w:r>
      <w:r>
        <w:rPr>
          <w:lang w:val="en-US"/>
        </w:rPr>
        <w:t>GG</w:t>
      </w:r>
      <w:r w:rsidRPr="00B169DE">
        <w:rPr>
          <w:lang w:val="en-US"/>
        </w:rPr>
        <w:t>/</w:t>
      </w:r>
      <w:r>
        <w:rPr>
          <w:lang w:val="en-US"/>
        </w:rPr>
        <w:t>COMS</w:t>
      </w:r>
      <w:r w:rsidRPr="00B169DE">
        <w:rPr>
          <w:lang w:val="en-US"/>
        </w:rPr>
        <w:t>/MR.1;</w:t>
      </w:r>
    </w:p>
    <w:p w:rsidR="007439FF" w:rsidRPr="00DE3488" w:rsidRDefault="007439FF" w:rsidP="00DE3488">
      <w:pPr>
        <w:pStyle w:val="Heading3"/>
        <w:rPr>
          <w:lang w:val="en-US"/>
        </w:rPr>
      </w:pPr>
      <w:bookmarkStart w:id="205" w:name="_Toc288385586"/>
      <w:r>
        <w:rPr>
          <w:lang w:val="en-US"/>
        </w:rPr>
        <w:t>6.2.2</w:t>
      </w:r>
      <w:r>
        <w:rPr>
          <w:lang w:val="en-US"/>
        </w:rPr>
        <w:tab/>
        <w:t>Estimates to Complete</w:t>
      </w:r>
      <w:bookmarkEnd w:id="205"/>
    </w:p>
    <w:p w:rsidR="007439FF" w:rsidRDefault="007439FF" w:rsidP="00581288">
      <w:pPr>
        <w:pStyle w:val="ListParagraph"/>
        <w:numPr>
          <w:ilvl w:val="0"/>
          <w:numId w:val="9"/>
        </w:numPr>
        <w:jc w:val="both"/>
        <w:rPr>
          <w:lang w:val="en-US"/>
        </w:rPr>
      </w:pPr>
      <w:r>
        <w:rPr>
          <w:lang w:val="en-US"/>
        </w:rPr>
        <w:t>A</w:t>
      </w:r>
      <w:r w:rsidRPr="00B169DE">
        <w:rPr>
          <w:lang w:val="en-US"/>
        </w:rPr>
        <w:t xml:space="preserve">t the end of each month, estimates to complete each task will be calculated for each project team member using a Situation Report Form (an example is given at Appendix A/7), and filed at </w:t>
      </w:r>
      <w:r>
        <w:rPr>
          <w:lang w:val="en-US"/>
        </w:rPr>
        <w:t>GG</w:t>
      </w:r>
      <w:r w:rsidRPr="00B169DE">
        <w:rPr>
          <w:lang w:val="en-US"/>
        </w:rPr>
        <w:t>/</w:t>
      </w:r>
      <w:r>
        <w:rPr>
          <w:lang w:val="en-US"/>
        </w:rPr>
        <w:t>COMS</w:t>
      </w:r>
      <w:r w:rsidRPr="00B169DE">
        <w:rPr>
          <w:lang w:val="en-US"/>
        </w:rPr>
        <w:t>/ME.1. These estimates will be used to assess whether the milestones specified in the project plan can be met or whether they need to be revised;</w:t>
      </w:r>
    </w:p>
    <w:p w:rsidR="007439FF" w:rsidRPr="00DE3488" w:rsidRDefault="007439FF" w:rsidP="00DE3488">
      <w:pPr>
        <w:pStyle w:val="Heading3"/>
        <w:rPr>
          <w:lang w:val="en-US"/>
        </w:rPr>
      </w:pPr>
      <w:bookmarkStart w:id="206" w:name="_Toc288385587"/>
      <w:r>
        <w:rPr>
          <w:lang w:val="en-US"/>
        </w:rPr>
        <w:t>6.2.3</w:t>
      </w:r>
      <w:r>
        <w:rPr>
          <w:lang w:val="en-US"/>
        </w:rPr>
        <w:tab/>
        <w:t>Project Logs</w:t>
      </w:r>
      <w:bookmarkEnd w:id="206"/>
    </w:p>
    <w:p w:rsidR="007439FF" w:rsidRDefault="007439FF" w:rsidP="00581288">
      <w:pPr>
        <w:pStyle w:val="ListParagraph"/>
        <w:numPr>
          <w:ilvl w:val="0"/>
          <w:numId w:val="9"/>
        </w:numPr>
        <w:jc w:val="both"/>
        <w:rPr>
          <w:lang w:val="en-US"/>
        </w:rPr>
      </w:pPr>
      <w:r>
        <w:rPr>
          <w:lang w:val="en-US"/>
        </w:rPr>
        <w:t>A</w:t>
      </w:r>
      <w:r w:rsidRPr="00B169DE">
        <w:rPr>
          <w:lang w:val="en-US"/>
        </w:rPr>
        <w:t xml:space="preserve"> project log will be maintained throughout the project to record all significant events associated with the project, such as the issue of deliverables and decisions made by </w:t>
      </w:r>
      <w:r w:rsidRPr="006717F8">
        <w:rPr>
          <w:b/>
          <w:u w:val="single"/>
          <w:lang w:val="en-US"/>
        </w:rPr>
        <w:t xml:space="preserve">Tran Ba </w:t>
      </w:r>
      <w:proofErr w:type="spellStart"/>
      <w:r w:rsidRPr="006717F8">
        <w:rPr>
          <w:b/>
          <w:u w:val="single"/>
          <w:lang w:val="en-US"/>
        </w:rPr>
        <w:t>Tien</w:t>
      </w:r>
      <w:proofErr w:type="spellEnd"/>
      <w:r>
        <w:rPr>
          <w:lang w:val="en-US"/>
        </w:rPr>
        <w:t xml:space="preserve"> and </w:t>
      </w:r>
      <w:r>
        <w:rPr>
          <w:b/>
          <w:u w:val="single"/>
          <w:lang w:val="en-US"/>
        </w:rPr>
        <w:t xml:space="preserve">Truong </w:t>
      </w:r>
      <w:proofErr w:type="spellStart"/>
      <w:r>
        <w:rPr>
          <w:b/>
          <w:u w:val="single"/>
          <w:lang w:val="en-US"/>
        </w:rPr>
        <w:t>Thieu</w:t>
      </w:r>
      <w:proofErr w:type="spellEnd"/>
      <w:r>
        <w:rPr>
          <w:b/>
          <w:u w:val="single"/>
          <w:lang w:val="en-US"/>
        </w:rPr>
        <w:t xml:space="preserve"> Duong</w:t>
      </w:r>
      <w:r w:rsidRPr="00B169DE">
        <w:rPr>
          <w:lang w:val="en-US"/>
        </w:rPr>
        <w:t>. The log wil</w:t>
      </w:r>
      <w:r>
        <w:rPr>
          <w:lang w:val="en-US"/>
        </w:rPr>
        <w:t>l be filed at GG/COMS/ML.1.</w:t>
      </w:r>
    </w:p>
    <w:p w:rsidR="007439FF" w:rsidRPr="00DE3488" w:rsidRDefault="007439FF" w:rsidP="00DE3488">
      <w:pPr>
        <w:pStyle w:val="Heading3"/>
        <w:rPr>
          <w:lang w:val="en-US"/>
        </w:rPr>
      </w:pPr>
      <w:bookmarkStart w:id="207" w:name="_Toc288385588"/>
      <w:r>
        <w:rPr>
          <w:lang w:val="en-US"/>
        </w:rPr>
        <w:lastRenderedPageBreak/>
        <w:t>6.2.4</w:t>
      </w:r>
      <w:r>
        <w:rPr>
          <w:lang w:val="en-US"/>
        </w:rPr>
        <w:tab/>
        <w:t>Progress Monitoring</w:t>
      </w:r>
      <w:bookmarkEnd w:id="207"/>
    </w:p>
    <w:p w:rsidR="007439FF" w:rsidRDefault="007439FF" w:rsidP="00581288">
      <w:pPr>
        <w:pStyle w:val="ListParagraph"/>
        <w:numPr>
          <w:ilvl w:val="0"/>
          <w:numId w:val="9"/>
        </w:numPr>
        <w:jc w:val="both"/>
        <w:rPr>
          <w:lang w:val="en-US"/>
        </w:rPr>
      </w:pPr>
      <w:r>
        <w:rPr>
          <w:lang w:val="en-US"/>
        </w:rPr>
        <w:t>M</w:t>
      </w:r>
      <w:r w:rsidRPr="00B169DE">
        <w:rPr>
          <w:lang w:val="en-US"/>
        </w:rPr>
        <w:t xml:space="preserve">onthly progress meetings will be held and attended by </w:t>
      </w:r>
      <w:r>
        <w:rPr>
          <w:lang w:val="en-US"/>
        </w:rPr>
        <w:t>the project team members</w:t>
      </w:r>
      <w:r w:rsidRPr="00B169DE">
        <w:rPr>
          <w:lang w:val="en-US"/>
        </w:rPr>
        <w:t>. Brief minutes of these meetings will be produced by</w:t>
      </w:r>
      <w:r>
        <w:rPr>
          <w:lang w:val="en-US"/>
        </w:rPr>
        <w:t xml:space="preserve"> </w:t>
      </w:r>
      <w:r w:rsidRPr="00E30D10">
        <w:rPr>
          <w:b/>
          <w:u w:val="single"/>
          <w:lang w:val="en-US"/>
        </w:rPr>
        <w:t>Junaith</w:t>
      </w:r>
      <w:r>
        <w:rPr>
          <w:lang w:val="en-US"/>
        </w:rPr>
        <w:t xml:space="preserve"> </w:t>
      </w:r>
      <w:r w:rsidRPr="00B169DE">
        <w:rPr>
          <w:lang w:val="en-US"/>
        </w:rPr>
        <w:t xml:space="preserve">and filed at </w:t>
      </w:r>
      <w:r>
        <w:rPr>
          <w:lang w:val="en-US"/>
        </w:rPr>
        <w:t>GG</w:t>
      </w:r>
      <w:r w:rsidRPr="00B169DE">
        <w:rPr>
          <w:lang w:val="en-US"/>
        </w:rPr>
        <w:t>/</w:t>
      </w:r>
      <w:r>
        <w:rPr>
          <w:lang w:val="en-US"/>
        </w:rPr>
        <w:t>COMS</w:t>
      </w:r>
      <w:r w:rsidRPr="00B169DE">
        <w:rPr>
          <w:lang w:val="en-US"/>
        </w:rPr>
        <w:t xml:space="preserve">/MM.1. </w:t>
      </w:r>
    </w:p>
    <w:p w:rsidR="007439FF" w:rsidRPr="00136CC2" w:rsidRDefault="007439FF" w:rsidP="00581288">
      <w:pPr>
        <w:pStyle w:val="ListParagraph"/>
        <w:numPr>
          <w:ilvl w:val="0"/>
          <w:numId w:val="9"/>
        </w:numPr>
        <w:jc w:val="both"/>
        <w:rPr>
          <w:lang w:val="en-US"/>
        </w:rPr>
      </w:pPr>
      <w:r w:rsidRPr="00136CC2">
        <w:rPr>
          <w:lang w:val="en-US"/>
        </w:rPr>
        <w:t xml:space="preserve">The project progress will be reported by </w:t>
      </w:r>
      <w:r w:rsidRPr="00E30D10">
        <w:rPr>
          <w:b/>
          <w:u w:val="single"/>
          <w:lang w:val="en-US"/>
        </w:rPr>
        <w:t xml:space="preserve">Tran Ba </w:t>
      </w:r>
      <w:proofErr w:type="spellStart"/>
      <w:r w:rsidRPr="00E30D10">
        <w:rPr>
          <w:b/>
          <w:u w:val="single"/>
          <w:lang w:val="en-US"/>
        </w:rPr>
        <w:t>Tien</w:t>
      </w:r>
      <w:proofErr w:type="spellEnd"/>
      <w:r w:rsidRPr="00136CC2">
        <w:rPr>
          <w:lang w:val="en-US"/>
        </w:rPr>
        <w:t xml:space="preserve"> at the meeting and documented in the minutes. The progress report will briefly summarize technical progress, itemize milestones that have been obtained, highlight problems such as milestones which are not expected to be attained on their planned dates, and plans for the next period.</w:t>
      </w:r>
    </w:p>
    <w:p w:rsidR="007439FF" w:rsidRDefault="007439FF" w:rsidP="00263FA7">
      <w:pPr>
        <w:pStyle w:val="Heading2"/>
        <w:rPr>
          <w:lang w:val="en-US"/>
        </w:rPr>
      </w:pPr>
      <w:bookmarkStart w:id="208" w:name="_Toc288385589"/>
      <w:r>
        <w:rPr>
          <w:lang w:val="en-US"/>
        </w:rPr>
        <w:t>6.3</w:t>
      </w:r>
      <w:r>
        <w:rPr>
          <w:lang w:val="en-US"/>
        </w:rPr>
        <w:tab/>
        <w:t>Delegation of Work</w:t>
      </w:r>
      <w:bookmarkEnd w:id="208"/>
    </w:p>
    <w:p w:rsidR="007439FF" w:rsidDel="00033CCC" w:rsidRDefault="007439FF" w:rsidP="00263FA7">
      <w:pPr>
        <w:ind w:left="720"/>
        <w:jc w:val="both"/>
        <w:rPr>
          <w:del w:id="209" w:author="Alvin Chang" w:date="2011-03-22T01:56:00Z"/>
          <w:lang w:val="en-US"/>
        </w:rPr>
      </w:pPr>
      <w:r w:rsidRPr="00263FA7">
        <w:rPr>
          <w:lang w:val="en-US"/>
        </w:rPr>
        <w:t xml:space="preserve">The task assignments for the project team are defined in the project plan and the quality plan. If additional task assignments are required, then they will be </w:t>
      </w:r>
      <w:ins w:id="210" w:author="Alvin Chang" w:date="2011-03-22T01:57:00Z">
        <w:r w:rsidR="002973C8">
          <w:rPr>
            <w:lang w:val="en-US"/>
          </w:rPr>
          <w:t xml:space="preserve">assigned during the meetings and </w:t>
        </w:r>
      </w:ins>
      <w:r w:rsidRPr="00263FA7">
        <w:rPr>
          <w:lang w:val="en-US"/>
        </w:rPr>
        <w:t xml:space="preserve">formally </w:t>
      </w:r>
      <w:ins w:id="211" w:author="Alvin Chang" w:date="2011-03-22T01:57:00Z">
        <w:r w:rsidR="002973C8">
          <w:rPr>
            <w:lang w:val="en-US"/>
          </w:rPr>
          <w:t xml:space="preserve">recorded in the minute meetings. </w:t>
        </w:r>
      </w:ins>
      <w:del w:id="212" w:author="Alvin Chang" w:date="2011-03-22T01:55:00Z">
        <w:r w:rsidRPr="00263FA7" w:rsidDel="00033CCC">
          <w:rPr>
            <w:lang w:val="en-US"/>
          </w:rPr>
          <w:delText xml:space="preserve">defined using a Work Instruction Form (an example is given at Appendix A/5) </w:delText>
        </w:r>
      </w:del>
      <w:del w:id="213" w:author="Alvin Chang" w:date="2011-03-22T01:56:00Z">
        <w:r w:rsidRPr="00263FA7" w:rsidDel="00033CCC">
          <w:rPr>
            <w:lang w:val="en-US"/>
          </w:rPr>
          <w:delText xml:space="preserve">issued by </w:delText>
        </w:r>
        <w:r w:rsidDel="00033CCC">
          <w:rPr>
            <w:lang w:val="en-US"/>
          </w:rPr>
          <w:delText xml:space="preserve">the </w:delText>
        </w:r>
        <w:r w:rsidRPr="00E30D10" w:rsidDel="00033CCC">
          <w:rPr>
            <w:b/>
            <w:u w:val="single"/>
            <w:lang w:val="en-US"/>
          </w:rPr>
          <w:delText>Tran Ba Tien</w:delText>
        </w:r>
        <w:r w:rsidRPr="00263FA7" w:rsidDel="00033CCC">
          <w:rPr>
            <w:lang w:val="en-US"/>
          </w:rPr>
          <w:delText xml:space="preserve">. </w:delText>
        </w:r>
      </w:del>
    </w:p>
    <w:p w:rsidR="007439FF" w:rsidRDefault="007439FF" w:rsidP="00033CCC">
      <w:pPr>
        <w:ind w:left="720"/>
        <w:jc w:val="both"/>
        <w:rPr>
          <w:color w:val="365F91"/>
          <w:sz w:val="28"/>
          <w:szCs w:val="28"/>
          <w:lang w:val="en-US"/>
        </w:rPr>
      </w:pPr>
      <w:del w:id="214" w:author="Alvin Chang" w:date="2011-03-22T01:56:00Z">
        <w:r w:rsidRPr="00263FA7" w:rsidDel="00033CCC">
          <w:rPr>
            <w:lang w:val="en-US"/>
          </w:rPr>
          <w:delText xml:space="preserve">The use of these forms is specified in the guideline filed at </w:delText>
        </w:r>
        <w:r w:rsidDel="00033CCC">
          <w:rPr>
            <w:lang w:val="en-US"/>
          </w:rPr>
          <w:delText>GG</w:delText>
        </w:r>
        <w:r w:rsidRPr="00263FA7" w:rsidDel="00033CCC">
          <w:rPr>
            <w:lang w:val="en-US"/>
          </w:rPr>
          <w:delText>/</w:delText>
        </w:r>
        <w:r w:rsidDel="00033CCC">
          <w:rPr>
            <w:lang w:val="en-US"/>
          </w:rPr>
          <w:delText>COMS</w:delText>
        </w:r>
        <w:r w:rsidRPr="00263FA7" w:rsidDel="00033CCC">
          <w:rPr>
            <w:lang w:val="en-US"/>
          </w:rPr>
          <w:delText>/MQ.2/1.</w:delText>
        </w:r>
      </w:del>
      <w:r>
        <w:rPr>
          <w:lang w:val="en-US"/>
        </w:rPr>
        <w:br w:type="page"/>
      </w:r>
    </w:p>
    <w:p w:rsidR="007439FF" w:rsidRDefault="007439FF" w:rsidP="0053521C">
      <w:pPr>
        <w:pStyle w:val="Heading1"/>
        <w:rPr>
          <w:lang w:val="en-US"/>
        </w:rPr>
      </w:pPr>
      <w:bookmarkStart w:id="215" w:name="_Toc288385590"/>
      <w:r>
        <w:rPr>
          <w:lang w:val="en-US"/>
        </w:rPr>
        <w:t>7.0</w:t>
      </w:r>
      <w:r>
        <w:rPr>
          <w:lang w:val="en-US"/>
        </w:rPr>
        <w:tab/>
        <w:t>QUALITY CONTROLS</w:t>
      </w:r>
      <w:bookmarkEnd w:id="215"/>
    </w:p>
    <w:p w:rsidR="007439FF" w:rsidRDefault="007439FF" w:rsidP="0053521C">
      <w:pPr>
        <w:ind w:left="720"/>
        <w:jc w:val="both"/>
        <w:rPr>
          <w:lang w:val="en-US"/>
        </w:rPr>
      </w:pPr>
      <w:r w:rsidRPr="0053521C">
        <w:rPr>
          <w:lang w:val="en-US"/>
        </w:rPr>
        <w:t xml:space="preserve">To control the quality of the deliverables produced by the project, a </w:t>
      </w:r>
      <w:proofErr w:type="spellStart"/>
      <w:r w:rsidRPr="0053521C">
        <w:rPr>
          <w:lang w:val="en-US"/>
        </w:rPr>
        <w:t>programme</w:t>
      </w:r>
      <w:proofErr w:type="spellEnd"/>
      <w:r w:rsidRPr="0053521C">
        <w:rPr>
          <w:lang w:val="en-US"/>
        </w:rPr>
        <w:t xml:space="preserv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7439FF" w:rsidRPr="001A3828" w:rsidRDefault="007439FF" w:rsidP="001A3828">
      <w:pPr>
        <w:pStyle w:val="Heading2"/>
      </w:pPr>
      <w:bookmarkStart w:id="216" w:name="_Toc288385591"/>
      <w:r w:rsidRPr="001A3828">
        <w:t>7.1</w:t>
      </w:r>
      <w:r w:rsidRPr="001A3828">
        <w:tab/>
        <w:t>Schedule</w:t>
      </w:r>
      <w:r>
        <w:t xml:space="preserve"> of Reviews</w:t>
      </w:r>
      <w:bookmarkEnd w:id="216"/>
    </w:p>
    <w:p w:rsidR="007439FF" w:rsidRPr="001A3828" w:rsidRDefault="007439FF" w:rsidP="006B1414">
      <w:pPr>
        <w:ind w:left="720"/>
        <w:jc w:val="both"/>
      </w:pPr>
      <w:r w:rsidRPr="001A3828">
        <w:t xml:space="preserve">The document reviews to be carried out are shown in Figure 7.1 below. The actions which result from each review will be recorded in brief minutes (filed at </w:t>
      </w:r>
      <w:r>
        <w:t>GG</w:t>
      </w:r>
      <w:r w:rsidRPr="001A3828">
        <w:t>/</w:t>
      </w:r>
      <w:r>
        <w:t>COMS</w:t>
      </w:r>
      <w:r w:rsidRPr="001A3828">
        <w:t>/MM.1). Outstanding actions will be reviewed at the monthly progress meetings.</w:t>
      </w:r>
    </w:p>
    <w:p w:rsidR="007439FF" w:rsidRPr="001A3828" w:rsidRDefault="007439FF" w:rsidP="006B1414">
      <w:pPr>
        <w:pStyle w:val="Heading2"/>
        <w:jc w:val="both"/>
      </w:pPr>
      <w:bookmarkStart w:id="217" w:name="_Toc288385592"/>
      <w:r>
        <w:t>7.2</w:t>
      </w:r>
      <w:r>
        <w:tab/>
        <w:t>Software Testing</w:t>
      </w:r>
      <w:bookmarkEnd w:id="217"/>
    </w:p>
    <w:p w:rsidR="007439FF" w:rsidRPr="001A3828" w:rsidRDefault="007439FF" w:rsidP="006B1414">
      <w:pPr>
        <w:ind w:left="720"/>
        <w:jc w:val="both"/>
      </w:pPr>
      <w:r w:rsidRPr="001A3828">
        <w:t>To exercise quality control over the software produced the following testing procedures will be carried out:</w:t>
      </w:r>
    </w:p>
    <w:p w:rsidR="007439FF" w:rsidRDefault="007439FF" w:rsidP="008B6A04">
      <w:pPr>
        <w:pStyle w:val="ListParagraph"/>
        <w:numPr>
          <w:ilvl w:val="0"/>
          <w:numId w:val="11"/>
        </w:numPr>
        <w:ind w:left="709" w:firstLine="0"/>
        <w:jc w:val="both"/>
      </w:pPr>
      <w:r>
        <w:t>S</w:t>
      </w:r>
      <w:r w:rsidRPr="001A3828">
        <w:t>ystem testing; and</w:t>
      </w:r>
    </w:p>
    <w:p w:rsidR="007439FF" w:rsidRPr="001A3828" w:rsidRDefault="007439FF" w:rsidP="008B6A04">
      <w:pPr>
        <w:pStyle w:val="ListParagraph"/>
        <w:numPr>
          <w:ilvl w:val="0"/>
          <w:numId w:val="11"/>
        </w:numPr>
        <w:ind w:left="709" w:firstLine="0"/>
        <w:jc w:val="both"/>
      </w:pPr>
      <w:r>
        <w:t>A</w:t>
      </w:r>
      <w:r w:rsidRPr="001A3828">
        <w:t>cceptance testing by a user trial.</w:t>
      </w:r>
    </w:p>
    <w:p w:rsidR="007439FF" w:rsidRPr="001A3828" w:rsidRDefault="007439FF" w:rsidP="006B1414">
      <w:pPr>
        <w:ind w:left="720"/>
        <w:jc w:val="both"/>
      </w:pPr>
      <w:r w:rsidRPr="001A3828">
        <w:t>A system test plan will be produced</w:t>
      </w:r>
      <w:r>
        <w:t xml:space="preserve"> and documented (</w:t>
      </w:r>
      <w:r>
        <w:rPr>
          <w:rFonts w:ascii="Palatino" w:hAnsi="Palatino"/>
          <w:sz w:val="20"/>
        </w:rPr>
        <w:t>GG/COMS/MP.2)</w:t>
      </w:r>
      <w:r w:rsidRPr="001A3828">
        <w:t xml:space="preserve"> to define the testing approach and give detailed testing instructions to define how the users will test the system. A user trial plan</w:t>
      </w:r>
      <w:r>
        <w:t xml:space="preserve"> (</w:t>
      </w:r>
      <w:r>
        <w:rPr>
          <w:rFonts w:cs="Calibri"/>
        </w:rPr>
        <w:t>GG</w:t>
      </w:r>
      <w:r w:rsidRPr="0009222E">
        <w:rPr>
          <w:rFonts w:cs="Calibri"/>
        </w:rPr>
        <w:t>/</w:t>
      </w:r>
      <w:r>
        <w:rPr>
          <w:rFonts w:cs="Calibri"/>
        </w:rPr>
        <w:t>COMS</w:t>
      </w:r>
      <w:r w:rsidRPr="0009222E">
        <w:rPr>
          <w:rFonts w:cs="Calibri"/>
        </w:rPr>
        <w:t>/MP.3</w:t>
      </w:r>
      <w:r>
        <w:rPr>
          <w:rFonts w:cs="Calibri"/>
        </w:rPr>
        <w:t>)</w:t>
      </w:r>
      <w:r w:rsidRPr="001A3828">
        <w:t xml:space="preserve"> will also be produced.</w:t>
      </w:r>
    </w:p>
    <w:p w:rsidR="007439FF" w:rsidRPr="001A3828" w:rsidRDefault="007439FF" w:rsidP="006B1414">
      <w:pPr>
        <w:pStyle w:val="Heading2"/>
        <w:jc w:val="both"/>
      </w:pPr>
      <w:bookmarkStart w:id="218" w:name="_Toc288385593"/>
      <w:r>
        <w:t>7.3</w:t>
      </w:r>
      <w:r>
        <w:tab/>
        <w:t>Acceptance Procedures</w:t>
      </w:r>
      <w:bookmarkEnd w:id="218"/>
    </w:p>
    <w:p w:rsidR="007439FF" w:rsidRPr="001A3828" w:rsidRDefault="007439FF" w:rsidP="006B1414">
      <w:pPr>
        <w:ind w:left="720"/>
        <w:jc w:val="both"/>
      </w:pPr>
      <w:r w:rsidRPr="001A3828">
        <w:t>The acceptance procedures described below will be followed for the deliverables detailed in Figures 5.1 and 5.2.</w:t>
      </w:r>
    </w:p>
    <w:p w:rsidR="007439FF" w:rsidRPr="009519E5" w:rsidRDefault="007439FF" w:rsidP="009519E5">
      <w:pPr>
        <w:pStyle w:val="Heading3"/>
      </w:pPr>
      <w:bookmarkStart w:id="219" w:name="_Toc288385594"/>
      <w:r w:rsidRPr="009519E5">
        <w:t>7.3.1</w:t>
      </w:r>
      <w:r w:rsidRPr="009519E5">
        <w:tab/>
        <w:t>Client Deliverable Documents</w:t>
      </w:r>
      <w:bookmarkEnd w:id="219"/>
    </w:p>
    <w:p w:rsidR="007439FF" w:rsidRDefault="007439FF" w:rsidP="006B1414">
      <w:pPr>
        <w:ind w:left="720"/>
        <w:jc w:val="both"/>
      </w:pPr>
      <w:r w:rsidRPr="001A3828">
        <w:t xml:space="preserve">A draft version of the document will be internally reviewed by </w:t>
      </w:r>
      <w:r>
        <w:t xml:space="preserve">the </w:t>
      </w:r>
      <w:r w:rsidRPr="00E30D10">
        <w:rPr>
          <w:b/>
          <w:u w:val="single"/>
        </w:rPr>
        <w:t xml:space="preserve">Tran Ba </w:t>
      </w:r>
      <w:proofErr w:type="spellStart"/>
      <w:r w:rsidRPr="00E30D10">
        <w:rPr>
          <w:b/>
          <w:u w:val="single"/>
        </w:rPr>
        <w:t>Tien</w:t>
      </w:r>
      <w:proofErr w:type="spellEnd"/>
      <w:r>
        <w:t xml:space="preserve"> and the </w:t>
      </w:r>
      <w:r w:rsidRPr="00E30D10">
        <w:rPr>
          <w:b/>
          <w:u w:val="single"/>
        </w:rPr>
        <w:t>Alvin Chang</w:t>
      </w:r>
      <w:r w:rsidRPr="001A3828">
        <w:t xml:space="preserve">, and changes specified by the review will be made. </w:t>
      </w:r>
    </w:p>
    <w:p w:rsidR="007439FF" w:rsidRPr="001A3828" w:rsidRDefault="007439FF" w:rsidP="006B1414">
      <w:pPr>
        <w:ind w:left="720"/>
        <w:jc w:val="both"/>
      </w:pPr>
      <w:r>
        <w:rPr>
          <w:b/>
          <w:u w:val="single"/>
        </w:rPr>
        <w:t xml:space="preserve">Truong </w:t>
      </w:r>
      <w:proofErr w:type="spellStart"/>
      <w:r>
        <w:rPr>
          <w:b/>
          <w:u w:val="single"/>
        </w:rPr>
        <w:t>Thieu</w:t>
      </w:r>
      <w:proofErr w:type="spellEnd"/>
      <w:r>
        <w:rPr>
          <w:b/>
          <w:u w:val="single"/>
        </w:rPr>
        <w:t xml:space="preserve"> Duong</w:t>
      </w:r>
      <w:r>
        <w:t xml:space="preserve"> </w:t>
      </w:r>
      <w:r w:rsidRPr="001A3828">
        <w:t xml:space="preserve">will be issued with the reviewed document. A meeting will then be held with </w:t>
      </w:r>
      <w:r>
        <w:t xml:space="preserve">him </w:t>
      </w:r>
      <w:r w:rsidRPr="001A3828">
        <w:t>to explain the document and determine any required changes. A final version of the document will then be issued incorporating these changes.</w:t>
      </w:r>
    </w:p>
    <w:p w:rsidR="007439FF" w:rsidRDefault="007439FF">
      <w:pPr>
        <w:rPr>
          <w:rFonts w:ascii="Cambria" w:hAnsi="Cambria"/>
          <w:b/>
          <w:bCs/>
          <w:color w:val="4F81BD"/>
        </w:rPr>
      </w:pPr>
      <w:r>
        <w:br w:type="page"/>
      </w:r>
    </w:p>
    <w:p w:rsidR="007439FF" w:rsidRPr="001A3828" w:rsidRDefault="007439FF" w:rsidP="009519E5">
      <w:pPr>
        <w:pStyle w:val="Heading3"/>
      </w:pPr>
      <w:bookmarkStart w:id="220" w:name="_Toc288385595"/>
      <w:r>
        <w:t>7.3.2</w:t>
      </w:r>
      <w:r>
        <w:tab/>
        <w:t>Internal Project Documents</w:t>
      </w:r>
      <w:bookmarkEnd w:id="220"/>
    </w:p>
    <w:p w:rsidR="007439FF" w:rsidRDefault="007439FF" w:rsidP="006B1414">
      <w:pPr>
        <w:ind w:left="720"/>
        <w:jc w:val="both"/>
      </w:pPr>
      <w:r w:rsidRPr="001A3828">
        <w:t xml:space="preserve">A draft version of the document will be internally reviewed by </w:t>
      </w:r>
      <w:r w:rsidRPr="00BD1696">
        <w:rPr>
          <w:b/>
          <w:u w:val="single"/>
        </w:rPr>
        <w:t xml:space="preserve">Tran Ba </w:t>
      </w:r>
      <w:proofErr w:type="spellStart"/>
      <w:r w:rsidRPr="00BD1696">
        <w:rPr>
          <w:b/>
          <w:u w:val="single"/>
        </w:rPr>
        <w:t>Tien</w:t>
      </w:r>
      <w:proofErr w:type="spellEnd"/>
      <w:r>
        <w:t xml:space="preserve"> and/or </w:t>
      </w:r>
      <w:r w:rsidRPr="00BD1696">
        <w:rPr>
          <w:b/>
          <w:u w:val="single"/>
        </w:rPr>
        <w:t>Alvin Chang</w:t>
      </w:r>
      <w:r w:rsidRPr="001A3828">
        <w:t xml:space="preserve">. </w:t>
      </w:r>
    </w:p>
    <w:p w:rsidR="007439FF" w:rsidRPr="001A3828" w:rsidRDefault="007439FF" w:rsidP="006B1414">
      <w:pPr>
        <w:ind w:left="720"/>
        <w:jc w:val="both"/>
      </w:pPr>
      <w:r w:rsidRPr="001A3828">
        <w:t xml:space="preserve">The changes specified by the review will be made, and a final version will be produced. </w:t>
      </w:r>
      <w:r>
        <w:rPr>
          <w:b/>
          <w:u w:val="single"/>
        </w:rPr>
        <w:t xml:space="preserve">The reviewer(s) </w:t>
      </w:r>
      <w:r w:rsidRPr="001A3828">
        <w:t>will then be issued with the document.</w:t>
      </w:r>
    </w:p>
    <w:tbl>
      <w:tblPr>
        <w:tblW w:w="0" w:type="auto"/>
        <w:tblInd w:w="789" w:type="dxa"/>
        <w:tblLayout w:type="fixed"/>
        <w:tblCellMar>
          <w:left w:w="80" w:type="dxa"/>
          <w:right w:w="80" w:type="dxa"/>
        </w:tblCellMar>
        <w:tblLook w:val="0000" w:firstRow="0" w:lastRow="0" w:firstColumn="0" w:lastColumn="0" w:noHBand="0" w:noVBand="0"/>
      </w:tblPr>
      <w:tblGrid>
        <w:gridCol w:w="3402"/>
        <w:gridCol w:w="1701"/>
        <w:gridCol w:w="1559"/>
        <w:gridCol w:w="1698"/>
      </w:tblGrid>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b/>
              </w:rPr>
            </w:pPr>
            <w:r w:rsidRPr="005A2EF4">
              <w:rPr>
                <w:b/>
              </w:rPr>
              <w:t>Document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b/>
              </w:rPr>
            </w:pPr>
            <w:r w:rsidRPr="005A2EF4">
              <w:rPr>
                <w:b/>
              </w:rPr>
              <w:t>Reference</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b/>
              </w:rPr>
            </w:pPr>
            <w:r w:rsidRPr="005A2EF4">
              <w:rPr>
                <w:b/>
              </w:rPr>
              <w:t>Reviewer(s)</w:t>
            </w:r>
          </w:p>
        </w:tc>
        <w:tc>
          <w:tcPr>
            <w:tcW w:w="1698"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b/>
              </w:rPr>
            </w:pPr>
            <w:proofErr w:type="spellStart"/>
            <w:r w:rsidRPr="005A2EF4">
              <w:rPr>
                <w:b/>
              </w:rPr>
              <w:t>Approx</w:t>
            </w:r>
            <w:proofErr w:type="spellEnd"/>
            <w:r w:rsidRPr="005A2EF4">
              <w:rPr>
                <w:b/>
              </w:rPr>
              <w:t xml:space="preserve"> Date</w:t>
            </w:r>
          </w:p>
        </w:tc>
      </w:tr>
      <w:tr w:rsidR="007439FF" w:rsidRPr="005A2EF4" w:rsidTr="00D53203">
        <w:trPr>
          <w:cantSplit/>
          <w:trHeight w:val="545"/>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GG/COMS/MP.2</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GG/COMS/MQ.1</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System Specification (1st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Maung Tin </w:t>
            </w:r>
            <w:proofErr w:type="spellStart"/>
            <w:r>
              <w:rPr>
                <w:sz w:val="20"/>
              </w:rPr>
              <w:t>Kyaw</w:t>
            </w:r>
            <w:proofErr w:type="spellEnd"/>
            <w:r>
              <w:rPr>
                <w:sz w:val="20"/>
              </w:rPr>
              <w:t xml:space="preserve"> </w:t>
            </w:r>
            <w:proofErr w:type="spellStart"/>
            <w:r>
              <w:rPr>
                <w:sz w:val="20"/>
              </w:rPr>
              <w:t>Oo</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System Specification (2nd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Maung Tin </w:t>
            </w:r>
            <w:proofErr w:type="spellStart"/>
            <w:r>
              <w:rPr>
                <w:sz w:val="20"/>
              </w:rPr>
              <w:t>Kyaw</w:t>
            </w:r>
            <w:proofErr w:type="spellEnd"/>
            <w:r>
              <w:rPr>
                <w:sz w:val="20"/>
              </w:rPr>
              <w:t xml:space="preserve"> </w:t>
            </w:r>
            <w:proofErr w:type="spellStart"/>
            <w:r>
              <w:rPr>
                <w:sz w:val="20"/>
              </w:rPr>
              <w:t>Oo</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GG/COMS/MP.5</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Pr>
                <w:sz w:val="20"/>
              </w:rPr>
              <w:t xml:space="preserve">Maung Tin </w:t>
            </w:r>
            <w:proofErr w:type="spellStart"/>
            <w:r>
              <w:rPr>
                <w:sz w:val="20"/>
              </w:rPr>
              <w:t>Kyaw</w:t>
            </w:r>
            <w:proofErr w:type="spellEnd"/>
            <w:r>
              <w:rPr>
                <w:sz w:val="20"/>
              </w:rPr>
              <w:t xml:space="preserve"> </w:t>
            </w:r>
            <w:proofErr w:type="spellStart"/>
            <w:r>
              <w:rPr>
                <w:sz w:val="20"/>
              </w:rPr>
              <w:t>Oo</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 xml:space="preserve">System Testing </w:t>
            </w:r>
            <w:proofErr w:type="spellStart"/>
            <w:r w:rsidRPr="005A2EF4">
              <w:rPr>
                <w:sz w:val="20"/>
              </w:rPr>
              <w:t>Workfile</w:t>
            </w:r>
            <w:proofErr w:type="spellEnd"/>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GG/COMS/TW.4</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 xml:space="preserve">Tran Ba </w:t>
            </w:r>
            <w:proofErr w:type="spellStart"/>
            <w:r w:rsidRPr="005A2EF4">
              <w:rPr>
                <w:sz w:val="20"/>
              </w:rPr>
              <w:t>Tien</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User Trial Plan (1st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lastRenderedPageBreak/>
              <w:t>User Trial Plan (2nd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User’s Manual (1st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User’s Manual (2nd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Programmer’s Manual</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GG/COMS/TS.3</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 xml:space="preserve">Software </w:t>
            </w:r>
            <w:proofErr w:type="spellStart"/>
            <w:r w:rsidRPr="005A2EF4">
              <w:rPr>
                <w:sz w:val="20"/>
              </w:rPr>
              <w:t>Config</w:t>
            </w:r>
            <w:proofErr w:type="spellEnd"/>
            <w:r w:rsidRPr="005A2EF4">
              <w:rPr>
                <w:sz w:val="20"/>
              </w:rPr>
              <w:t>. Man. Doc.</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GG/COMS/TC.1 GG/COMS/TC.2 GG/COMS/TC.3</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 xml:space="preserve">Tran Ba </w:t>
            </w:r>
            <w:proofErr w:type="spellStart"/>
            <w:r w:rsidRPr="005A2EF4">
              <w:rPr>
                <w:sz w:val="20"/>
              </w:rPr>
              <w:t>Tien</w:t>
            </w:r>
            <w:proofErr w:type="spellEnd"/>
            <w:r>
              <w:rPr>
                <w:sz w:val="20"/>
              </w:rPr>
              <w:t xml:space="preserve"> &amp; Maung Tin </w:t>
            </w:r>
            <w:proofErr w:type="spellStart"/>
            <w:r>
              <w:rPr>
                <w:sz w:val="20"/>
              </w:rPr>
              <w:t>Kyaw</w:t>
            </w:r>
            <w:proofErr w:type="spellEnd"/>
            <w:r>
              <w:rPr>
                <w:sz w:val="20"/>
              </w:rPr>
              <w:t xml:space="preserve"> </w:t>
            </w:r>
            <w:proofErr w:type="spellStart"/>
            <w:r>
              <w:rPr>
                <w:sz w:val="20"/>
              </w:rPr>
              <w:t>Oo</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bl>
    <w:p w:rsidR="007439FF" w:rsidRDefault="007439FF" w:rsidP="006D421B">
      <w:pPr>
        <w:rPr>
          <w:lang w:val="en-US"/>
        </w:rPr>
      </w:pPr>
      <w:r>
        <w:rPr>
          <w:lang w:val="en-US"/>
        </w:rPr>
        <w:tab/>
        <w:t>Figure 7.1: Schedule of Reviews</w:t>
      </w:r>
    </w:p>
    <w:p w:rsidR="007439FF" w:rsidRDefault="007439FF" w:rsidP="00717DE2">
      <w:pPr>
        <w:pStyle w:val="Heading3"/>
        <w:rPr>
          <w:lang w:val="en-US"/>
        </w:rPr>
      </w:pPr>
      <w:bookmarkStart w:id="221" w:name="_Toc288385596"/>
      <w:r>
        <w:rPr>
          <w:lang w:val="en-US"/>
        </w:rPr>
        <w:t>7.3.3</w:t>
      </w:r>
      <w:r>
        <w:rPr>
          <w:lang w:val="en-US"/>
        </w:rPr>
        <w:tab/>
        <w:t>Software</w:t>
      </w:r>
      <w:bookmarkEnd w:id="221"/>
    </w:p>
    <w:p w:rsidR="007439FF" w:rsidRDefault="007439FF" w:rsidP="00BC196E">
      <w:pPr>
        <w:ind w:left="720"/>
        <w:jc w:val="both"/>
        <w:rPr>
          <w:lang w:val="en-US"/>
        </w:rPr>
      </w:pP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liaise with </w:t>
      </w:r>
      <w:r>
        <w:rPr>
          <w:b/>
          <w:u w:val="single"/>
          <w:lang w:val="en-US"/>
        </w:rPr>
        <w:t xml:space="preserve">Truong </w:t>
      </w:r>
      <w:proofErr w:type="spellStart"/>
      <w:r>
        <w:rPr>
          <w:b/>
          <w:u w:val="single"/>
          <w:lang w:val="en-US"/>
        </w:rPr>
        <w:t>Thieu</w:t>
      </w:r>
      <w:proofErr w:type="spellEnd"/>
      <w:r>
        <w:rPr>
          <w:b/>
          <w:u w:val="single"/>
          <w:lang w:val="en-US"/>
        </w:rPr>
        <w:t xml:space="preserve"> Duong</w:t>
      </w:r>
      <w:r>
        <w:rPr>
          <w:lang w:val="en-US"/>
        </w:rPr>
        <w:t xml:space="preserve"> </w:t>
      </w:r>
      <w:r w:rsidRPr="00D53203">
        <w:rPr>
          <w:lang w:val="en-US"/>
        </w:rPr>
        <w:t xml:space="preserve">to arrange the User Trial and ensure that appropriate user staff are available to conduct the test. </w:t>
      </w: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also agree with the user, the duration of the trial and the method by which the users should report errors, observations and suggestions. </w:t>
      </w:r>
    </w:p>
    <w:p w:rsidR="007439FF" w:rsidRDefault="007439FF"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observations and suggestions), and agree the changes to be made to the software. When the final changes have been successfully completed to the satisfaction of the users, </w:t>
      </w:r>
      <w:r>
        <w:rPr>
          <w:b/>
          <w:u w:val="single"/>
          <w:lang w:val="en-US"/>
        </w:rPr>
        <w:t xml:space="preserve">Truong </w:t>
      </w:r>
      <w:proofErr w:type="spellStart"/>
      <w:r>
        <w:rPr>
          <w:b/>
          <w:u w:val="single"/>
          <w:lang w:val="en-US"/>
        </w:rPr>
        <w:t>Thieu</w:t>
      </w:r>
      <w:proofErr w:type="spellEnd"/>
      <w:r>
        <w:rPr>
          <w:b/>
          <w:u w:val="single"/>
          <w:lang w:val="en-US"/>
        </w:rPr>
        <w:t xml:space="preserve"> Duong</w:t>
      </w:r>
      <w:r>
        <w:rPr>
          <w:lang w:val="en-US"/>
        </w:rPr>
        <w:t xml:space="preserve"> </w:t>
      </w:r>
      <w:r w:rsidRPr="00D53203">
        <w:rPr>
          <w:lang w:val="en-US"/>
        </w:rPr>
        <w:t>will be invited to accept the software.</w:t>
      </w:r>
    </w:p>
    <w:p w:rsidR="007439FF" w:rsidRDefault="007439FF">
      <w:pPr>
        <w:rPr>
          <w:lang w:val="en-US"/>
        </w:rPr>
      </w:pPr>
      <w:r>
        <w:rPr>
          <w:lang w:val="en-US"/>
        </w:rPr>
        <w:br w:type="page"/>
      </w:r>
    </w:p>
    <w:p w:rsidR="007439FF" w:rsidRPr="006E210A" w:rsidRDefault="007439FF" w:rsidP="006E210A">
      <w:pPr>
        <w:pStyle w:val="Heading1"/>
      </w:pPr>
      <w:bookmarkStart w:id="222" w:name="_Toc288385597"/>
      <w:r>
        <w:t>8.0</w:t>
      </w:r>
      <w:r>
        <w:tab/>
      </w:r>
      <w:r w:rsidRPr="006E210A">
        <w:t>STANDARDS, METHODS AND TOOLS</w:t>
      </w:r>
      <w:bookmarkEnd w:id="222"/>
    </w:p>
    <w:p w:rsidR="007439FF" w:rsidRDefault="007439FF"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7439FF" w:rsidRDefault="007439FF" w:rsidP="00ED4123">
      <w:pPr>
        <w:pStyle w:val="Heading2"/>
      </w:pPr>
      <w:bookmarkStart w:id="223" w:name="_Toc288385598"/>
      <w:r>
        <w:t>8.1</w:t>
      </w:r>
      <w:r>
        <w:tab/>
        <w:t>General Project Procedures</w:t>
      </w:r>
      <w:bookmarkEnd w:id="223"/>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b/>
              </w:rPr>
            </w:pPr>
            <w:r w:rsidRPr="005A2EF4">
              <w:rPr>
                <w:b/>
              </w:rPr>
              <w:t>File Reference</w:t>
            </w:r>
          </w:p>
        </w:tc>
      </w:tr>
      <w:tr w:rsidR="007439FF" w:rsidRPr="005A2EF4" w:rsidDel="00F57D02" w:rsidTr="00241713">
        <w:trPr>
          <w:cantSplit/>
          <w:del w:id="224" w:author="Alvin Chang" w:date="2011-03-22T02:48:00Z"/>
        </w:trPr>
        <w:tc>
          <w:tcPr>
            <w:tcW w:w="2880" w:type="dxa"/>
            <w:tcBorders>
              <w:top w:val="single" w:sz="6" w:space="0" w:color="auto"/>
              <w:left w:val="single" w:sz="6" w:space="0" w:color="auto"/>
              <w:bottom w:val="single" w:sz="6" w:space="0" w:color="auto"/>
              <w:right w:val="single" w:sz="6" w:space="0" w:color="auto"/>
            </w:tcBorders>
          </w:tcPr>
          <w:p w:rsidR="007439FF" w:rsidRPr="005A2EF4" w:rsidDel="00F57D02" w:rsidRDefault="007439FF" w:rsidP="006E210A">
            <w:pPr>
              <w:rPr>
                <w:del w:id="225" w:author="Alvin Chang" w:date="2011-03-22T02:48:00Z"/>
                <w:sz w:val="20"/>
              </w:rPr>
            </w:pPr>
            <w:del w:id="226" w:author="Alvin Chang" w:date="2011-03-22T02:48:00Z">
              <w:r w:rsidRPr="005A2EF4" w:rsidDel="00F57D02">
                <w:rPr>
                  <w:sz w:val="20"/>
                </w:rPr>
                <w:delText>Work Instruction</w:delText>
              </w:r>
            </w:del>
          </w:p>
        </w:tc>
        <w:tc>
          <w:tcPr>
            <w:tcW w:w="3456" w:type="dxa"/>
            <w:tcBorders>
              <w:top w:val="single" w:sz="6" w:space="0" w:color="auto"/>
              <w:left w:val="single" w:sz="6" w:space="0" w:color="auto"/>
              <w:bottom w:val="single" w:sz="6" w:space="0" w:color="auto"/>
              <w:right w:val="single" w:sz="6" w:space="0" w:color="auto"/>
            </w:tcBorders>
          </w:tcPr>
          <w:p w:rsidR="007439FF" w:rsidRPr="005A2EF4" w:rsidDel="00F57D02" w:rsidRDefault="007439FF" w:rsidP="006E210A">
            <w:pPr>
              <w:rPr>
                <w:del w:id="227" w:author="Alvin Chang" w:date="2011-03-22T02:48:00Z"/>
                <w:sz w:val="20"/>
              </w:rPr>
            </w:pPr>
            <w:del w:id="228" w:author="Alvin Chang" w:date="2011-03-22T02:48:00Z">
              <w:r w:rsidRPr="005A2EF4" w:rsidDel="00F57D02">
                <w:rPr>
                  <w:sz w:val="20"/>
                </w:rPr>
                <w:delText>A Guide to the Use of WIFs</w:delText>
              </w:r>
            </w:del>
          </w:p>
        </w:tc>
        <w:tc>
          <w:tcPr>
            <w:tcW w:w="2016" w:type="dxa"/>
            <w:tcBorders>
              <w:top w:val="single" w:sz="6" w:space="0" w:color="auto"/>
              <w:left w:val="single" w:sz="6" w:space="0" w:color="auto"/>
              <w:bottom w:val="single" w:sz="6" w:space="0" w:color="auto"/>
              <w:right w:val="single" w:sz="6" w:space="0" w:color="auto"/>
            </w:tcBorders>
          </w:tcPr>
          <w:p w:rsidR="007439FF" w:rsidRPr="005A2EF4" w:rsidDel="00F57D02" w:rsidRDefault="007439FF" w:rsidP="006E210A">
            <w:pPr>
              <w:rPr>
                <w:del w:id="229" w:author="Alvin Chang" w:date="2011-03-22T02:48:00Z"/>
                <w:sz w:val="20"/>
              </w:rPr>
            </w:pPr>
            <w:del w:id="230" w:author="Alvin Chang" w:date="2011-03-22T02:48:00Z">
              <w:r w:rsidRPr="005A2EF4" w:rsidDel="00F57D02">
                <w:rPr>
                  <w:sz w:val="20"/>
                </w:rPr>
                <w:delText>GG/COMS/MQ.2/1</w:delText>
              </w:r>
            </w:del>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Filing System</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Project Filing Procedure</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GG/COMS/MQ.2/2</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GG/COMS/MQ.1/1</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GG/COMS/MQ.1/1</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GG/COMS/MQ.1/1</w:t>
            </w:r>
          </w:p>
        </w:tc>
      </w:tr>
    </w:tbl>
    <w:p w:rsidR="007439FF" w:rsidRDefault="007439FF" w:rsidP="00241713">
      <w:pPr>
        <w:ind w:firstLine="720"/>
      </w:pPr>
      <w:r w:rsidRPr="006E210A">
        <w:t>Figure 8.1:  General</w:t>
      </w:r>
      <w:r>
        <w:t xml:space="preserve"> Project Procedures.</w:t>
      </w:r>
    </w:p>
    <w:p w:rsidR="007439FF" w:rsidRPr="006E210A" w:rsidRDefault="007439FF" w:rsidP="00ED4123">
      <w:pPr>
        <w:pStyle w:val="Heading2"/>
      </w:pPr>
      <w:bookmarkStart w:id="231" w:name="_Toc288385599"/>
      <w:r>
        <w:t>8.2</w:t>
      </w:r>
      <w:r>
        <w:tab/>
        <w:t>Software Development Procedures</w:t>
      </w:r>
      <w:bookmarkEnd w:id="231"/>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b/>
              </w:rPr>
            </w:pPr>
            <w:r w:rsidRPr="005A2EF4">
              <w:rPr>
                <w:b/>
              </w:rPr>
              <w:t>File Reference</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N/A</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N/A</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GG/COMS/MP.5</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GG/COMS/MP.6</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See section 9.3 of Quality Plan</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GG/COMS/MQ.1/1</w:t>
            </w:r>
          </w:p>
        </w:tc>
      </w:tr>
    </w:tbl>
    <w:p w:rsidR="007439FF" w:rsidRDefault="007439FF" w:rsidP="00241713">
      <w:pPr>
        <w:ind w:left="709"/>
        <w:rPr>
          <w:lang w:val="en-US"/>
        </w:rPr>
      </w:pPr>
      <w:r w:rsidRPr="006E210A">
        <w:t>Figure 8.2: Software Development Procedures.</w:t>
      </w:r>
    </w:p>
    <w:p w:rsidR="007439FF" w:rsidRDefault="007439FF" w:rsidP="0053521C">
      <w:pPr>
        <w:ind w:firstLine="720"/>
        <w:rPr>
          <w:lang w:val="en-US"/>
        </w:rPr>
      </w:pPr>
    </w:p>
    <w:p w:rsidR="007439FF" w:rsidRDefault="007439FF">
      <w:pPr>
        <w:rPr>
          <w:lang w:val="en-US"/>
        </w:rPr>
      </w:pPr>
      <w:r>
        <w:rPr>
          <w:lang w:val="en-US"/>
        </w:rPr>
        <w:br w:type="page"/>
      </w:r>
    </w:p>
    <w:p w:rsidR="007439FF" w:rsidRDefault="007439FF" w:rsidP="00577227">
      <w:pPr>
        <w:pStyle w:val="Heading1"/>
      </w:pPr>
      <w:bookmarkStart w:id="232" w:name="_Toc288385600"/>
      <w:r>
        <w:t>9.</w:t>
      </w:r>
      <w:r>
        <w:tab/>
        <w:t>CHANGE CONTROL</w:t>
      </w:r>
      <w:bookmarkEnd w:id="232"/>
    </w:p>
    <w:p w:rsidR="007439FF" w:rsidRDefault="007439FF" w:rsidP="00577227">
      <w:pPr>
        <w:ind w:left="720"/>
        <w:jc w:val="both"/>
      </w:pPr>
      <w:r>
        <w:t>The procedures that will be used to control changes to requirements, project documents and software are described in the following subsections.</w:t>
      </w:r>
    </w:p>
    <w:p w:rsidR="007439FF" w:rsidRDefault="007439FF" w:rsidP="00577227">
      <w:pPr>
        <w:pStyle w:val="Heading2"/>
        <w:jc w:val="both"/>
      </w:pPr>
      <w:bookmarkStart w:id="233" w:name="_Toc288385601"/>
      <w:r>
        <w:t>9.1</w:t>
      </w:r>
      <w:r>
        <w:tab/>
        <w:t>Control of Requirements</w:t>
      </w:r>
      <w:bookmarkEnd w:id="233"/>
    </w:p>
    <w:p w:rsidR="007439FF" w:rsidRDefault="007439FF" w:rsidP="00577227">
      <w:pPr>
        <w:ind w:left="720"/>
        <w:jc w:val="both"/>
      </w:pPr>
      <w:r>
        <w:t xml:space="preserve">Change control procedures will only apply after the system specification has been signed off by </w:t>
      </w:r>
      <w:r>
        <w:rPr>
          <w:b/>
          <w:u w:val="single"/>
        </w:rPr>
        <w:t xml:space="preserve">Truong </w:t>
      </w:r>
      <w:proofErr w:type="spellStart"/>
      <w:r>
        <w:rPr>
          <w:b/>
          <w:u w:val="single"/>
        </w:rPr>
        <w:t>Thieu</w:t>
      </w:r>
      <w:proofErr w:type="spellEnd"/>
      <w:r>
        <w:rPr>
          <w:b/>
          <w:u w:val="single"/>
        </w:rPr>
        <w:t xml:space="preserve"> Duong</w:t>
      </w:r>
      <w:r>
        <w:t>. Any change request after this time will be processed using the following procedure:</w:t>
      </w:r>
    </w:p>
    <w:p w:rsidR="007439FF" w:rsidRDefault="007439FF" w:rsidP="00577227">
      <w:pPr>
        <w:pStyle w:val="ListParagraph"/>
        <w:numPr>
          <w:ilvl w:val="0"/>
          <w:numId w:val="13"/>
        </w:numPr>
        <w:ind w:left="1418" w:hanging="709"/>
        <w:jc w:val="both"/>
      </w:pPr>
      <w:r>
        <w:t xml:space="preserve">Change control request will be submitted by </w:t>
      </w:r>
      <w:r>
        <w:rPr>
          <w:b/>
          <w:u w:val="single"/>
        </w:rPr>
        <w:t xml:space="preserve">Truong </w:t>
      </w:r>
      <w:proofErr w:type="spellStart"/>
      <w:r>
        <w:rPr>
          <w:b/>
          <w:u w:val="single"/>
        </w:rPr>
        <w:t>Thieu</w:t>
      </w:r>
      <w:proofErr w:type="spellEnd"/>
      <w:r>
        <w:rPr>
          <w:b/>
          <w:u w:val="single"/>
        </w:rPr>
        <w:t xml:space="preserve"> Duong</w:t>
      </w:r>
      <w:r>
        <w:t xml:space="preserve"> in the form of an internal memorandum to </w:t>
      </w:r>
      <w:r w:rsidRPr="00D20297">
        <w:rPr>
          <w:b/>
          <w:u w:val="single"/>
        </w:rPr>
        <w:t xml:space="preserve">Tran Ba </w:t>
      </w:r>
      <w:proofErr w:type="spellStart"/>
      <w:r w:rsidRPr="00D20297">
        <w:rPr>
          <w:b/>
          <w:u w:val="single"/>
        </w:rPr>
        <w:t>Tien</w:t>
      </w:r>
      <w:proofErr w:type="spellEnd"/>
      <w:r>
        <w:t>;</w:t>
      </w:r>
    </w:p>
    <w:p w:rsidR="007439FF" w:rsidRDefault="007439FF" w:rsidP="00577227">
      <w:pPr>
        <w:pStyle w:val="ListParagraph"/>
        <w:numPr>
          <w:ilvl w:val="0"/>
          <w:numId w:val="13"/>
        </w:numPr>
        <w:ind w:left="1418" w:hanging="709"/>
        <w:jc w:val="both"/>
      </w:pPr>
      <w:r w:rsidRPr="00D20297">
        <w:rPr>
          <w:b/>
          <w:u w:val="single"/>
        </w:rPr>
        <w:t xml:space="preserve">Tran Ba </w:t>
      </w:r>
      <w:proofErr w:type="spellStart"/>
      <w:r w:rsidRPr="00D20297">
        <w:rPr>
          <w:b/>
          <w:u w:val="single"/>
        </w:rPr>
        <w:t>Tien</w:t>
      </w:r>
      <w:proofErr w:type="spellEnd"/>
      <w:r>
        <w:rPr>
          <w:b/>
          <w:u w:val="single"/>
        </w:rPr>
        <w:t xml:space="preserve"> &amp; Maung Tin </w:t>
      </w:r>
      <w:proofErr w:type="spellStart"/>
      <w:r>
        <w:rPr>
          <w:b/>
          <w:u w:val="single"/>
        </w:rPr>
        <w:t>Kyaw</w:t>
      </w:r>
      <w:proofErr w:type="spellEnd"/>
      <w:r>
        <w:rPr>
          <w:b/>
          <w:u w:val="single"/>
        </w:rPr>
        <w:t xml:space="preserve"> </w:t>
      </w:r>
      <w:proofErr w:type="spellStart"/>
      <w:r>
        <w:rPr>
          <w:b/>
          <w:u w:val="single"/>
        </w:rPr>
        <w:t>Oo</w:t>
      </w:r>
      <w:proofErr w:type="spellEnd"/>
      <w:r>
        <w:t xml:space="preserve"> will evaluate the financial, technical and timescale impacts on the project, and will discuss these issues with </w:t>
      </w:r>
      <w:r>
        <w:rPr>
          <w:b/>
          <w:u w:val="single"/>
        </w:rPr>
        <w:t xml:space="preserve">Truong </w:t>
      </w:r>
      <w:proofErr w:type="spellStart"/>
      <w:r>
        <w:rPr>
          <w:b/>
          <w:u w:val="single"/>
        </w:rPr>
        <w:t>Thieu</w:t>
      </w:r>
      <w:proofErr w:type="spellEnd"/>
      <w:r>
        <w:rPr>
          <w:b/>
          <w:u w:val="single"/>
        </w:rPr>
        <w:t xml:space="preserve"> Duong</w:t>
      </w:r>
      <w:r>
        <w:t>;</w:t>
      </w:r>
    </w:p>
    <w:p w:rsidR="007439FF" w:rsidRDefault="007439FF" w:rsidP="00577227">
      <w:pPr>
        <w:pStyle w:val="ListParagraph"/>
        <w:numPr>
          <w:ilvl w:val="0"/>
          <w:numId w:val="11"/>
        </w:numPr>
        <w:jc w:val="both"/>
      </w:pPr>
      <w:r w:rsidRPr="00D20297">
        <w:rPr>
          <w:b/>
          <w:u w:val="single"/>
        </w:rPr>
        <w:t xml:space="preserve">Tran Ba </w:t>
      </w:r>
      <w:proofErr w:type="spellStart"/>
      <w:r w:rsidRPr="00D20297">
        <w:rPr>
          <w:b/>
          <w:u w:val="single"/>
        </w:rPr>
        <w:t>Tien</w:t>
      </w:r>
      <w:proofErr w:type="spellEnd"/>
      <w:r>
        <w:t xml:space="preserve"> and </w:t>
      </w:r>
      <w:r>
        <w:rPr>
          <w:b/>
          <w:u w:val="single"/>
        </w:rPr>
        <w:t xml:space="preserve">Truong </w:t>
      </w:r>
      <w:proofErr w:type="spellStart"/>
      <w:r>
        <w:rPr>
          <w:b/>
          <w:u w:val="single"/>
        </w:rPr>
        <w:t>Thieu</w:t>
      </w:r>
      <w:proofErr w:type="spellEnd"/>
      <w:r>
        <w:rPr>
          <w:b/>
          <w:u w:val="single"/>
        </w:rPr>
        <w:t xml:space="preserve"> Duong</w:t>
      </w:r>
      <w:r>
        <w:t xml:space="preserve"> will jointly decide whether to action the change request; and</w:t>
      </w:r>
    </w:p>
    <w:p w:rsidR="007439FF" w:rsidRDefault="007439FF" w:rsidP="00577227">
      <w:pPr>
        <w:pStyle w:val="ListParagraph"/>
        <w:numPr>
          <w:ilvl w:val="0"/>
          <w:numId w:val="11"/>
        </w:numPr>
        <w:jc w:val="both"/>
      </w:pPr>
      <w:r>
        <w:t xml:space="preserve">If they decide to action the request, then their approval will be confirmed in an internal memorandum from </w:t>
      </w:r>
      <w:r w:rsidRPr="00D20297">
        <w:rPr>
          <w:b/>
          <w:u w:val="single"/>
        </w:rPr>
        <w:t xml:space="preserve">Tran Ba </w:t>
      </w:r>
      <w:proofErr w:type="spellStart"/>
      <w:r w:rsidRPr="00D20297">
        <w:rPr>
          <w:b/>
          <w:u w:val="single"/>
        </w:rPr>
        <w:t>Tien</w:t>
      </w:r>
      <w:proofErr w:type="spellEnd"/>
      <w:r>
        <w:t xml:space="preserve"> to </w:t>
      </w:r>
      <w:r>
        <w:rPr>
          <w:b/>
          <w:u w:val="single"/>
        </w:rPr>
        <w:t xml:space="preserve">Truong </w:t>
      </w:r>
      <w:proofErr w:type="spellStart"/>
      <w:r>
        <w:rPr>
          <w:b/>
          <w:u w:val="single"/>
        </w:rPr>
        <w:t>Thieu</w:t>
      </w:r>
      <w:proofErr w:type="spellEnd"/>
      <w:r>
        <w:rPr>
          <w:b/>
          <w:u w:val="single"/>
        </w:rPr>
        <w:t xml:space="preserve"> Duong</w:t>
      </w:r>
      <w:r>
        <w:t xml:space="preserve">, copied to Maung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and </w:t>
      </w:r>
      <w:r w:rsidRPr="00D20297">
        <w:rPr>
          <w:b/>
          <w:u w:val="single"/>
        </w:rPr>
        <w:t>Alvin Chang</w:t>
      </w:r>
      <w:r>
        <w:t>.</w:t>
      </w:r>
    </w:p>
    <w:p w:rsidR="007439FF" w:rsidRDefault="007439FF" w:rsidP="00130C11">
      <w:pPr>
        <w:ind w:left="720"/>
        <w:jc w:val="both"/>
      </w:pPr>
      <w:r>
        <w:t>All internal correspondence generated by the above change procedure will be filed at GG/COMS/MC.2.</w:t>
      </w:r>
    </w:p>
    <w:p w:rsidR="007439FF" w:rsidRDefault="007439FF" w:rsidP="00577227">
      <w:pPr>
        <w:pStyle w:val="Heading2"/>
        <w:jc w:val="both"/>
      </w:pPr>
      <w:bookmarkStart w:id="234" w:name="_Toc288385602"/>
      <w:r>
        <w:t>9.2</w:t>
      </w:r>
      <w:r>
        <w:tab/>
        <w:t>Documentation Control</w:t>
      </w:r>
      <w:bookmarkEnd w:id="234"/>
    </w:p>
    <w:p w:rsidR="007439FF" w:rsidRDefault="007439FF" w:rsidP="00577227">
      <w:pPr>
        <w:ind w:left="720"/>
        <w:jc w:val="both"/>
      </w:pPr>
      <w:r>
        <w:t>For all the system and management deliverable documents defined in Figures 5.1 and 5.2, the following document control procedures will be applied:</w:t>
      </w:r>
    </w:p>
    <w:p w:rsidR="007439FF" w:rsidRDefault="007439FF" w:rsidP="00577227">
      <w:pPr>
        <w:pStyle w:val="Heading3"/>
        <w:jc w:val="both"/>
      </w:pPr>
      <w:bookmarkStart w:id="235" w:name="_Toc288385603"/>
      <w:r>
        <w:t>9.2.1</w:t>
      </w:r>
      <w:r>
        <w:tab/>
        <w:t>Reference Numbers</w:t>
      </w:r>
      <w:bookmarkEnd w:id="235"/>
    </w:p>
    <w:p w:rsidR="007439FF" w:rsidRDefault="007439FF" w:rsidP="00577227">
      <w:pPr>
        <w:ind w:left="720"/>
        <w:jc w:val="both"/>
      </w:pPr>
      <w:r>
        <w:t>All project deliverable documents must have a reference number. These numbers will be allocated according to the rules laid down in the Project Filing Procedure (filed at GG/COMS/MQ.2/2).</w:t>
      </w:r>
    </w:p>
    <w:p w:rsidR="007439FF" w:rsidRDefault="007439FF" w:rsidP="00577227">
      <w:pPr>
        <w:pStyle w:val="Heading3"/>
        <w:jc w:val="both"/>
      </w:pPr>
      <w:bookmarkStart w:id="236" w:name="_Toc288385604"/>
      <w:r>
        <w:t>9.2.2</w:t>
      </w:r>
      <w:r>
        <w:tab/>
        <w:t>Approval Procedures</w:t>
      </w:r>
      <w:bookmarkEnd w:id="236"/>
    </w:p>
    <w:p w:rsidR="007439FF" w:rsidRDefault="007439FF" w:rsidP="00577227">
      <w:pPr>
        <w:ind w:left="720"/>
        <w:jc w:val="both"/>
      </w:pPr>
      <w:r>
        <w:t>The title page and the approval record must be completed by both an Approver and/or an Authoriser prior to the release of any new version of any project deliverable document.</w:t>
      </w:r>
    </w:p>
    <w:p w:rsidR="007439FF" w:rsidRDefault="007439FF" w:rsidP="00577227">
      <w:pPr>
        <w:pStyle w:val="Heading3"/>
        <w:jc w:val="both"/>
      </w:pPr>
      <w:bookmarkStart w:id="237" w:name="_Toc288385605"/>
      <w:r>
        <w:t>9.2.3</w:t>
      </w:r>
      <w:r>
        <w:tab/>
        <w:t>First Version</w:t>
      </w:r>
      <w:bookmarkEnd w:id="237"/>
    </w:p>
    <w:p w:rsidR="007439FF" w:rsidRDefault="007439FF" w:rsidP="00577227">
      <w:pPr>
        <w:ind w:left="720"/>
        <w:jc w:val="both"/>
      </w:pPr>
      <w:r>
        <w:t>When a document is first produced it is entered into the project filing system by entering its name into the file contents form of the appropriate sub-file. For example, GG/COMS/MP.2/2 will be entered as the second item in the contents form for the sub-file GG/COMS/MP.2 - the sub-file for project plans. At this stage, the document will have a title page which shows the document at version 1.</w:t>
      </w:r>
    </w:p>
    <w:p w:rsidR="007439FF" w:rsidRDefault="007439FF" w:rsidP="00577227">
      <w:pPr>
        <w:pStyle w:val="Heading3"/>
        <w:jc w:val="both"/>
      </w:pPr>
      <w:bookmarkStart w:id="238" w:name="_Toc288385606"/>
      <w:r>
        <w:lastRenderedPageBreak/>
        <w:t>9.2.4</w:t>
      </w:r>
      <w:r>
        <w:tab/>
        <w:t>Updated Versions</w:t>
      </w:r>
      <w:bookmarkEnd w:id="238"/>
    </w:p>
    <w:p w:rsidR="007439FF" w:rsidRDefault="007439FF" w:rsidP="00577227">
      <w:pPr>
        <w:ind w:left="720"/>
        <w:jc w:val="both"/>
      </w:pPr>
      <w:r>
        <w:t>When a document is amended, the version number of the document will be increased by 1. For example, version 1 would be changed to version 2. Changes made after a review will increase the minor version number (.1), for example 1 will become 1.1. The title page will show the new version number and date of amendment. Amendment record sheets (see Appendix A/4) will be added before the contents page to highlight the changes made to produce THIS version. Any amendment sheets created for previous versions will be discarded. The WHOLE amended document will then be re-issued.</w:t>
      </w:r>
    </w:p>
    <w:p w:rsidR="007439FF" w:rsidRDefault="007439FF" w:rsidP="00577227">
      <w:pPr>
        <w:pStyle w:val="Heading3"/>
        <w:jc w:val="both"/>
      </w:pPr>
      <w:bookmarkStart w:id="239" w:name="_Toc288385607"/>
      <w:r>
        <w:t>9.2.5</w:t>
      </w:r>
      <w:r>
        <w:tab/>
        <w:t>Filing</w:t>
      </w:r>
      <w:bookmarkEnd w:id="239"/>
    </w:p>
    <w:p w:rsidR="007439FF" w:rsidRDefault="007439FF" w:rsidP="00577227">
      <w:pPr>
        <w:ind w:left="720"/>
        <w:jc w:val="both"/>
      </w:pPr>
      <w:r>
        <w:t>A softcopy of each document should be stored in the appropriate sub-file - this includes ALL issued versions of each document.</w:t>
      </w:r>
    </w:p>
    <w:p w:rsidR="007439FF" w:rsidRDefault="007439FF" w:rsidP="00577227">
      <w:pPr>
        <w:ind w:left="720"/>
        <w:jc w:val="both"/>
      </w:pPr>
    </w:p>
    <w:p w:rsidR="007439FF" w:rsidRDefault="007439FF" w:rsidP="00577227">
      <w:pPr>
        <w:pStyle w:val="Heading2"/>
        <w:jc w:val="both"/>
      </w:pPr>
      <w:bookmarkStart w:id="240" w:name="_Toc288385608"/>
      <w:r>
        <w:t>9.3</w:t>
      </w:r>
      <w:r>
        <w:tab/>
        <w:t>Software Configuration Management</w:t>
      </w:r>
      <w:bookmarkEnd w:id="240"/>
    </w:p>
    <w:p w:rsidR="007439FF" w:rsidRDefault="007439FF" w:rsidP="00577227">
      <w:pPr>
        <w:ind w:left="720"/>
        <w:jc w:val="both"/>
      </w:pPr>
      <w:r>
        <w:t xml:space="preserve">Throughout the coding and testing of the software, configuration management procedures will not be used. However, when the software has received formal acceptance from </w:t>
      </w:r>
      <w:r>
        <w:rPr>
          <w:b/>
          <w:u w:val="single"/>
        </w:rPr>
        <w:t xml:space="preserve">Truong </w:t>
      </w:r>
      <w:proofErr w:type="spellStart"/>
      <w:r>
        <w:rPr>
          <w:b/>
          <w:u w:val="single"/>
        </w:rPr>
        <w:t>Thieu</w:t>
      </w:r>
      <w:proofErr w:type="spellEnd"/>
      <w:r>
        <w:rPr>
          <w:b/>
          <w:u w:val="single"/>
        </w:rPr>
        <w:t xml:space="preserve"> Duong</w:t>
      </w:r>
      <w:r>
        <w:t>, Version 1.0 will be issued and the following procedures will be used:</w:t>
      </w:r>
    </w:p>
    <w:p w:rsidR="007439FF" w:rsidRDefault="007439FF" w:rsidP="00577227">
      <w:pPr>
        <w:pStyle w:val="Heading3"/>
        <w:jc w:val="both"/>
      </w:pPr>
      <w:bookmarkStart w:id="241" w:name="_Toc288385609"/>
      <w:r>
        <w:t>9.3.1</w:t>
      </w:r>
      <w:r>
        <w:tab/>
        <w:t>Observation Reports</w:t>
      </w:r>
      <w:bookmarkEnd w:id="241"/>
    </w:p>
    <w:p w:rsidR="007439FF" w:rsidRDefault="007439FF" w:rsidP="00577227">
      <w:pPr>
        <w:ind w:left="720"/>
        <w:jc w:val="both"/>
      </w:pPr>
      <w:r>
        <w:t xml:space="preserve">Reports of errors or problems incurred by users while using the system, or suggestions for enhancements will be recorded using a Change Request Form (see Appendix A/7). These will be filed at GG/COMS/TC.1 and copied to </w:t>
      </w:r>
      <w:r w:rsidRPr="00D20297">
        <w:rPr>
          <w:b/>
          <w:u w:val="single"/>
        </w:rPr>
        <w:t xml:space="preserve">Tran Ba </w:t>
      </w:r>
      <w:proofErr w:type="spellStart"/>
      <w:r w:rsidRPr="00D20297">
        <w:rPr>
          <w:b/>
          <w:u w:val="single"/>
        </w:rPr>
        <w:t>Tien</w:t>
      </w:r>
      <w:proofErr w:type="spellEnd"/>
      <w:r>
        <w:t>. The Enhancement Specification document will record the list of changes specified in the Change Request Forms.</w:t>
      </w:r>
    </w:p>
    <w:p w:rsidR="007439FF" w:rsidRDefault="007439FF" w:rsidP="00577227">
      <w:pPr>
        <w:pStyle w:val="Heading3"/>
        <w:jc w:val="both"/>
      </w:pPr>
      <w:bookmarkStart w:id="242" w:name="_Toc288385610"/>
      <w:r>
        <w:t>9.3.2</w:t>
      </w:r>
      <w:r>
        <w:tab/>
        <w:t>Change Authority</w:t>
      </w:r>
      <w:bookmarkEnd w:id="242"/>
    </w:p>
    <w:p w:rsidR="007439FF" w:rsidRDefault="007439FF" w:rsidP="00577227">
      <w:pPr>
        <w:ind w:left="720"/>
        <w:jc w:val="both"/>
      </w:pPr>
      <w:r w:rsidRPr="00D20297">
        <w:rPr>
          <w:b/>
          <w:u w:val="single"/>
        </w:rPr>
        <w:t xml:space="preserve">Tran Ba </w:t>
      </w:r>
      <w:proofErr w:type="spellStart"/>
      <w:r w:rsidRPr="00D20297">
        <w:rPr>
          <w:b/>
          <w:u w:val="single"/>
        </w:rPr>
        <w:t>Tien</w:t>
      </w:r>
      <w:proofErr w:type="spellEnd"/>
      <w:r>
        <w:t xml:space="preserve"> will review each observation report and will have the authority to decide whether to task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to implement the change. The approval of the change by </w:t>
      </w:r>
      <w:r w:rsidRPr="00D20297">
        <w:rPr>
          <w:b/>
          <w:u w:val="single"/>
        </w:rPr>
        <w:t xml:space="preserve">Tran Ba </w:t>
      </w:r>
      <w:proofErr w:type="spellStart"/>
      <w:r w:rsidRPr="00D20297">
        <w:rPr>
          <w:b/>
          <w:u w:val="single"/>
        </w:rPr>
        <w:t>Tien</w:t>
      </w:r>
      <w:proofErr w:type="spellEnd"/>
      <w:r>
        <w:t xml:space="preserve"> will be indicated by an internal memorandum to </w:t>
      </w:r>
      <w:r>
        <w:rPr>
          <w:b/>
          <w:u w:val="single"/>
        </w:rPr>
        <w:t xml:space="preserve">Truong </w:t>
      </w:r>
      <w:proofErr w:type="spellStart"/>
      <w:r>
        <w:rPr>
          <w:b/>
          <w:u w:val="single"/>
        </w:rPr>
        <w:t>Thieu</w:t>
      </w:r>
      <w:proofErr w:type="spellEnd"/>
      <w:r>
        <w:rPr>
          <w:b/>
          <w:u w:val="single"/>
        </w:rPr>
        <w:t xml:space="preserve"> Duong</w:t>
      </w:r>
      <w:r>
        <w:t xml:space="preserve">, copied to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and </w:t>
      </w:r>
      <w:r w:rsidRPr="00D20297">
        <w:rPr>
          <w:b/>
          <w:u w:val="single"/>
        </w:rPr>
        <w:t>Alvin Chang</w:t>
      </w:r>
      <w:r>
        <w:t>.</w:t>
      </w:r>
    </w:p>
    <w:p w:rsidR="007439FF" w:rsidRDefault="007439FF" w:rsidP="00577227">
      <w:pPr>
        <w:pStyle w:val="Heading3"/>
        <w:jc w:val="both"/>
      </w:pPr>
      <w:bookmarkStart w:id="243" w:name="_Toc288385611"/>
      <w:r>
        <w:t>9.3.3</w:t>
      </w:r>
      <w:r>
        <w:tab/>
        <w:t>Record of Changes</w:t>
      </w:r>
      <w:bookmarkEnd w:id="243"/>
    </w:p>
    <w:p w:rsidR="007439FF" w:rsidRDefault="007439FF" w:rsidP="00577227">
      <w:pPr>
        <w:ind w:left="720"/>
        <w:jc w:val="both"/>
      </w:pPr>
      <w:r>
        <w:t xml:space="preserve">The changes for the source code can be referenced via the version history stored in the version control in our softcopy store(i.e. subversion). </w:t>
      </w:r>
    </w:p>
    <w:p w:rsidR="007439FF" w:rsidRDefault="007439FF" w:rsidP="00577227">
      <w:pPr>
        <w:pStyle w:val="Heading3"/>
        <w:jc w:val="both"/>
      </w:pPr>
      <w:bookmarkStart w:id="244" w:name="_Toc288385612"/>
      <w:r>
        <w:t>9.3.4</w:t>
      </w:r>
      <w:r>
        <w:tab/>
        <w:t>Testing of Changes</w:t>
      </w:r>
      <w:bookmarkEnd w:id="244"/>
    </w:p>
    <w:p w:rsidR="007439FF" w:rsidRDefault="007439FF" w:rsidP="00577227">
      <w:pPr>
        <w:ind w:left="720"/>
        <w:jc w:val="both"/>
      </w:pPr>
      <w:r>
        <w:t xml:space="preserve">The testing and verification of the changes made to the software will be recorded in a </w:t>
      </w:r>
      <w:proofErr w:type="spellStart"/>
      <w:r>
        <w:t>bugtracker</w:t>
      </w:r>
      <w:proofErr w:type="spellEnd"/>
      <w:r>
        <w:t xml:space="preserve"> software. This will list the testing activities that were carried out for each change, verify that all tests were successful, and provide references to the project files (typically </w:t>
      </w:r>
      <w:proofErr w:type="spellStart"/>
      <w:r>
        <w:t>workfiles</w:t>
      </w:r>
      <w:proofErr w:type="spellEnd"/>
      <w:r>
        <w:t>) that contain the details of the tests and test results.</w:t>
      </w:r>
    </w:p>
    <w:p w:rsidR="007439FF" w:rsidRDefault="007439FF" w:rsidP="00577227">
      <w:pPr>
        <w:pStyle w:val="Heading3"/>
        <w:jc w:val="both"/>
      </w:pPr>
      <w:bookmarkStart w:id="245" w:name="_Toc288385613"/>
      <w:r>
        <w:t>9.3.5</w:t>
      </w:r>
      <w:r>
        <w:tab/>
        <w:t>Software Configuration</w:t>
      </w:r>
      <w:bookmarkEnd w:id="245"/>
    </w:p>
    <w:p w:rsidR="007439FF" w:rsidRDefault="007439FF" w:rsidP="00577227">
      <w:pPr>
        <w:ind w:left="720"/>
        <w:jc w:val="both"/>
      </w:pPr>
      <w:r>
        <w:t>A Configuration Log will be kept of all versions of the software that are issued in terms of the program modules that comprise each version and the hardware configuration. The log will be filed at GG/COMS/TC.3.</w:t>
      </w:r>
    </w:p>
    <w:p w:rsidR="007439FF" w:rsidRDefault="007439FF">
      <w:pPr>
        <w:rPr>
          <w:lang w:val="en-US"/>
        </w:rPr>
      </w:pPr>
      <w:r>
        <w:rPr>
          <w:lang w:val="en-US"/>
        </w:rPr>
        <w:lastRenderedPageBreak/>
        <w:br w:type="page"/>
      </w:r>
    </w:p>
    <w:p w:rsidR="007439FF" w:rsidRDefault="007439FF" w:rsidP="00376690">
      <w:pPr>
        <w:pStyle w:val="Heading1"/>
      </w:pPr>
      <w:bookmarkStart w:id="246" w:name="_Toc288385614"/>
      <w:r>
        <w:t>10.</w:t>
      </w:r>
      <w:r>
        <w:tab/>
        <w:t>USER CONTROL</w:t>
      </w:r>
      <w:bookmarkEnd w:id="246"/>
    </w:p>
    <w:p w:rsidR="007439FF" w:rsidRDefault="007439FF" w:rsidP="00A2077B">
      <w:pPr>
        <w:ind w:left="720"/>
        <w:jc w:val="both"/>
      </w:pPr>
      <w:r>
        <w:t xml:space="preserve">To ensure that effective liaison occurs with </w:t>
      </w:r>
      <w:r>
        <w:rPr>
          <w:b/>
          <w:u w:val="single"/>
        </w:rPr>
        <w:t xml:space="preserve">Truong </w:t>
      </w:r>
      <w:proofErr w:type="spellStart"/>
      <w:r>
        <w:rPr>
          <w:b/>
          <w:u w:val="single"/>
        </w:rPr>
        <w:t>Thieu</w:t>
      </w:r>
      <w:proofErr w:type="spellEnd"/>
      <w:r>
        <w:rPr>
          <w:b/>
          <w:u w:val="single"/>
        </w:rPr>
        <w:t xml:space="preserve"> Duong</w:t>
      </w:r>
      <w:r>
        <w:t>, the following procedures will be applied.</w:t>
      </w:r>
    </w:p>
    <w:p w:rsidR="007439FF" w:rsidRDefault="007439FF" w:rsidP="00376690">
      <w:pPr>
        <w:pStyle w:val="Heading2"/>
        <w:jc w:val="both"/>
      </w:pPr>
      <w:bookmarkStart w:id="247" w:name="_Toc288385615"/>
      <w:r>
        <w:t>10.1</w:t>
      </w:r>
      <w:r>
        <w:tab/>
        <w:t>User Requirements Specification.</w:t>
      </w:r>
      <w:bookmarkEnd w:id="247"/>
    </w:p>
    <w:p w:rsidR="007439FF" w:rsidRDefault="007439FF" w:rsidP="00376690">
      <w:pPr>
        <w:ind w:left="720"/>
        <w:jc w:val="both"/>
      </w:pPr>
      <w:r>
        <w:t xml:space="preserve">The project will undertake requirements analysis by liaising closely with </w:t>
      </w:r>
      <w:r>
        <w:rPr>
          <w:b/>
          <w:u w:val="single"/>
        </w:rPr>
        <w:t xml:space="preserve">Truong </w:t>
      </w:r>
      <w:proofErr w:type="spellStart"/>
      <w:r>
        <w:rPr>
          <w:b/>
          <w:u w:val="single"/>
        </w:rPr>
        <w:t>Thieu</w:t>
      </w:r>
      <w:proofErr w:type="spellEnd"/>
      <w:r>
        <w:rPr>
          <w:b/>
          <w:u w:val="single"/>
        </w:rPr>
        <w:t xml:space="preserve"> Duong</w:t>
      </w:r>
      <w:r>
        <w:t xml:space="preserve"> to identify the user requirements. An initial user requirements specification will then be issued to </w:t>
      </w:r>
      <w:r>
        <w:rPr>
          <w:b/>
          <w:u w:val="single"/>
        </w:rPr>
        <w:t xml:space="preserve">Truong </w:t>
      </w:r>
      <w:proofErr w:type="spellStart"/>
      <w:r>
        <w:rPr>
          <w:b/>
          <w:u w:val="single"/>
        </w:rPr>
        <w:t>Thieu</w:t>
      </w:r>
      <w:proofErr w:type="spellEnd"/>
      <w:r>
        <w:rPr>
          <w:b/>
          <w:u w:val="single"/>
        </w:rPr>
        <w:t xml:space="preserve"> Duong</w:t>
      </w:r>
      <w:r>
        <w:t xml:space="preserve"> to determine any required additional requirements. </w:t>
      </w:r>
    </w:p>
    <w:p w:rsidR="007439FF" w:rsidRDefault="007439FF" w:rsidP="00376690">
      <w:pPr>
        <w:ind w:left="720"/>
        <w:jc w:val="both"/>
      </w:pPr>
      <w:r>
        <w:t xml:space="preserve">A final version of the document will be issued incorporating the changes. To signify final acceptance, </w:t>
      </w:r>
      <w:r>
        <w:rPr>
          <w:b/>
          <w:u w:val="single"/>
        </w:rPr>
        <w:t xml:space="preserve">Truong </w:t>
      </w:r>
      <w:proofErr w:type="spellStart"/>
      <w:r>
        <w:rPr>
          <w:b/>
          <w:u w:val="single"/>
        </w:rPr>
        <w:t>Thieu</w:t>
      </w:r>
      <w:proofErr w:type="spellEnd"/>
      <w:r>
        <w:rPr>
          <w:b/>
          <w:u w:val="single"/>
        </w:rPr>
        <w:t xml:space="preserve"> Duong</w:t>
      </w:r>
      <w:r>
        <w:t xml:space="preserve"> will be required to sign in the space provided at the front of the document. After the user requirement specification has been accepted by </w:t>
      </w:r>
      <w:r>
        <w:rPr>
          <w:b/>
          <w:u w:val="single"/>
        </w:rPr>
        <w:t xml:space="preserve">Truong </w:t>
      </w:r>
      <w:proofErr w:type="spellStart"/>
      <w:r>
        <w:rPr>
          <w:b/>
          <w:u w:val="single"/>
        </w:rPr>
        <w:t>Thieu</w:t>
      </w:r>
      <w:proofErr w:type="spellEnd"/>
      <w:r>
        <w:rPr>
          <w:b/>
          <w:u w:val="single"/>
        </w:rPr>
        <w:t xml:space="preserve"> Duong</w:t>
      </w:r>
      <w:r>
        <w:t>, a series of prototypes will be produced.</w:t>
      </w:r>
    </w:p>
    <w:p w:rsidR="007439FF" w:rsidRDefault="007439FF" w:rsidP="00376690">
      <w:pPr>
        <w:pStyle w:val="Heading2"/>
        <w:jc w:val="both"/>
      </w:pPr>
      <w:bookmarkStart w:id="248" w:name="_Toc288385616"/>
      <w:r>
        <w:t>10.2.</w:t>
      </w:r>
      <w:r>
        <w:tab/>
        <w:t>Prototyping.</w:t>
      </w:r>
      <w:bookmarkEnd w:id="248"/>
    </w:p>
    <w:p w:rsidR="007439FF" w:rsidRDefault="007439FF" w:rsidP="00376690">
      <w:pPr>
        <w:ind w:left="720"/>
        <w:jc w:val="both"/>
      </w:pPr>
      <w:r>
        <w:t xml:space="preserve">The detailed requirements for the software to be developed will be determined by creating a series of prototypes using the .NET development package under WINDOWS. Each prototype program will be demonstrated to </w:t>
      </w:r>
      <w:r>
        <w:rPr>
          <w:b/>
          <w:u w:val="single"/>
        </w:rPr>
        <w:t xml:space="preserve">Truong </w:t>
      </w:r>
      <w:proofErr w:type="spellStart"/>
      <w:r>
        <w:rPr>
          <w:b/>
          <w:u w:val="single"/>
        </w:rPr>
        <w:t>Thieu</w:t>
      </w:r>
      <w:proofErr w:type="spellEnd"/>
      <w:r>
        <w:rPr>
          <w:b/>
          <w:u w:val="single"/>
        </w:rPr>
        <w:t xml:space="preserve"> Duong</w:t>
      </w:r>
      <w:r>
        <w:t xml:space="preserve"> to determine the acceptability of screen layouts, report formats and methods of operation (menus, function keys, </w:t>
      </w:r>
      <w:proofErr w:type="spellStart"/>
      <w:r>
        <w:t>etc</w:t>
      </w:r>
      <w:proofErr w:type="spellEnd"/>
      <w:r>
        <w:t xml:space="preserve">). </w:t>
      </w:r>
    </w:p>
    <w:p w:rsidR="007439FF" w:rsidRDefault="007439FF" w:rsidP="00376690">
      <w:pPr>
        <w:ind w:left="720"/>
        <w:jc w:val="both"/>
      </w:pPr>
      <w:r>
        <w:t xml:space="preserve">As a result of each prototype demonstration, agreed changes will be included in the next prototype. Hence, each prototype builds on the functionality of the previous until it is agreed with </w:t>
      </w:r>
      <w:r>
        <w:rPr>
          <w:b/>
          <w:u w:val="single"/>
        </w:rPr>
        <w:t xml:space="preserve">Truong </w:t>
      </w:r>
      <w:proofErr w:type="spellStart"/>
      <w:r>
        <w:rPr>
          <w:b/>
          <w:u w:val="single"/>
        </w:rPr>
        <w:t>Thieu</w:t>
      </w:r>
      <w:proofErr w:type="spellEnd"/>
      <w:r>
        <w:rPr>
          <w:b/>
          <w:u w:val="single"/>
        </w:rPr>
        <w:t xml:space="preserve"> Duong</w:t>
      </w:r>
      <w:r>
        <w:t xml:space="preserve"> that the latest prototype represents the full detailed requirements for the software to be developed.</w:t>
      </w:r>
    </w:p>
    <w:p w:rsidR="007439FF" w:rsidRDefault="007439FF" w:rsidP="00376690">
      <w:pPr>
        <w:pStyle w:val="Heading2"/>
        <w:jc w:val="both"/>
      </w:pPr>
      <w:bookmarkStart w:id="249" w:name="_Toc288385617"/>
      <w:r>
        <w:t>10.3.</w:t>
      </w:r>
      <w:r>
        <w:tab/>
        <w:t>System Specification.</w:t>
      </w:r>
      <w:bookmarkEnd w:id="249"/>
    </w:p>
    <w:p w:rsidR="007439FF" w:rsidRDefault="007439FF" w:rsidP="00376690">
      <w:pPr>
        <w:ind w:left="720"/>
        <w:jc w:val="both"/>
      </w:pPr>
      <w:r>
        <w:rPr>
          <w:b/>
          <w:u w:val="single"/>
        </w:rPr>
        <w:t xml:space="preserve">Truong </w:t>
      </w:r>
      <w:proofErr w:type="spellStart"/>
      <w:r>
        <w:rPr>
          <w:b/>
          <w:u w:val="single"/>
        </w:rPr>
        <w:t>Thieu</w:t>
      </w:r>
      <w:proofErr w:type="spellEnd"/>
      <w:r>
        <w:rPr>
          <w:b/>
          <w:u w:val="single"/>
        </w:rPr>
        <w:t xml:space="preserve"> Duong</w:t>
      </w:r>
      <w:r>
        <w:t xml:space="preserve"> will be issued with the second draft of the document. Any changes will be communicated to the project team via email and/or phone. A final version of the document will then be issued incorporating these changes. </w:t>
      </w:r>
    </w:p>
    <w:p w:rsidR="007439FF" w:rsidRDefault="007439FF" w:rsidP="00376690">
      <w:pPr>
        <w:ind w:left="720"/>
        <w:jc w:val="both"/>
      </w:pPr>
      <w:r>
        <w:t xml:space="preserve">To signify final acceptance, </w:t>
      </w:r>
      <w:r>
        <w:rPr>
          <w:b/>
          <w:u w:val="single"/>
        </w:rPr>
        <w:t xml:space="preserve">Truong </w:t>
      </w:r>
      <w:proofErr w:type="spellStart"/>
      <w:r>
        <w:rPr>
          <w:b/>
          <w:u w:val="single"/>
        </w:rPr>
        <w:t>Thieu</w:t>
      </w:r>
      <w:proofErr w:type="spellEnd"/>
      <w:r>
        <w:rPr>
          <w:b/>
          <w:u w:val="single"/>
        </w:rPr>
        <w:t xml:space="preserve"> Duong</w:t>
      </w:r>
      <w:r>
        <w:t xml:space="preserve"> will be required to sign in the space provided at the front of the document. After the system specification has been accepted by </w:t>
      </w:r>
      <w:r>
        <w:rPr>
          <w:b/>
          <w:u w:val="single"/>
        </w:rPr>
        <w:t xml:space="preserve">Truong </w:t>
      </w:r>
      <w:proofErr w:type="spellStart"/>
      <w:r>
        <w:rPr>
          <w:b/>
          <w:u w:val="single"/>
        </w:rPr>
        <w:t>Thieu</w:t>
      </w:r>
      <w:proofErr w:type="spellEnd"/>
      <w:r>
        <w:rPr>
          <w:b/>
          <w:u w:val="single"/>
        </w:rPr>
        <w:t xml:space="preserve"> Duong</w:t>
      </w:r>
      <w:r>
        <w:t xml:space="preserve"> any changes required to the detailed software requirement will need to be processed by the change control procedure described in section 9.1.</w:t>
      </w:r>
    </w:p>
    <w:p w:rsidR="007439FF" w:rsidRDefault="007439FF" w:rsidP="00376690">
      <w:pPr>
        <w:pStyle w:val="Heading2"/>
        <w:jc w:val="both"/>
      </w:pPr>
      <w:bookmarkStart w:id="250" w:name="_Toc288385618"/>
      <w:r>
        <w:t>10.4.</w:t>
      </w:r>
      <w:r>
        <w:tab/>
        <w:t>Enhancement Specification.</w:t>
      </w:r>
      <w:bookmarkEnd w:id="250"/>
    </w:p>
    <w:p w:rsidR="007439FF" w:rsidRDefault="007439FF" w:rsidP="00376690">
      <w:pPr>
        <w:ind w:firstLine="720"/>
        <w:jc w:val="both"/>
      </w:pPr>
      <w:r>
        <w:t>As described above for the System Specification.</w:t>
      </w:r>
    </w:p>
    <w:p w:rsidR="007439FF" w:rsidRDefault="007439FF" w:rsidP="00376690">
      <w:pPr>
        <w:pStyle w:val="Heading2"/>
        <w:jc w:val="both"/>
      </w:pPr>
      <w:bookmarkStart w:id="251" w:name="_Toc288385619"/>
      <w:r>
        <w:t>10.5.</w:t>
      </w:r>
      <w:r>
        <w:tab/>
        <w:t>User Trial Plan.</w:t>
      </w:r>
      <w:bookmarkEnd w:id="251"/>
    </w:p>
    <w:p w:rsidR="007439FF" w:rsidRDefault="007439FF" w:rsidP="00376690">
      <w:pPr>
        <w:ind w:firstLine="720"/>
        <w:jc w:val="both"/>
      </w:pPr>
      <w:r>
        <w:t>As described above for the System Specification.</w:t>
      </w:r>
    </w:p>
    <w:p w:rsidR="007439FF" w:rsidRDefault="007439FF" w:rsidP="00376690">
      <w:pPr>
        <w:pStyle w:val="Heading2"/>
        <w:jc w:val="both"/>
      </w:pPr>
      <w:bookmarkStart w:id="252" w:name="_Toc288385620"/>
      <w:r>
        <w:lastRenderedPageBreak/>
        <w:t>10.6.</w:t>
      </w:r>
      <w:r>
        <w:tab/>
        <w:t>User’s Manual.</w:t>
      </w:r>
      <w:bookmarkEnd w:id="252"/>
    </w:p>
    <w:p w:rsidR="007439FF" w:rsidRDefault="007439FF" w:rsidP="00376690">
      <w:pPr>
        <w:ind w:firstLine="720"/>
        <w:jc w:val="both"/>
      </w:pPr>
      <w:r>
        <w:t>As described above for the System Specification.</w:t>
      </w:r>
    </w:p>
    <w:p w:rsidR="007439FF" w:rsidRDefault="007439FF" w:rsidP="00376690">
      <w:pPr>
        <w:pStyle w:val="Heading2"/>
        <w:jc w:val="both"/>
      </w:pPr>
      <w:bookmarkStart w:id="253" w:name="_Toc288385621"/>
      <w:r>
        <w:t>10.7.</w:t>
      </w:r>
      <w:r>
        <w:tab/>
        <w:t>Acceptance of the Software.</w:t>
      </w:r>
      <w:bookmarkEnd w:id="253"/>
    </w:p>
    <w:p w:rsidR="007439FF" w:rsidRDefault="007439FF"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7439FF" w:rsidRDefault="007439FF"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Pr>
          <w:b/>
          <w:u w:val="single"/>
        </w:rPr>
        <w:t xml:space="preserve">Truong </w:t>
      </w:r>
      <w:proofErr w:type="spellStart"/>
      <w:r>
        <w:rPr>
          <w:b/>
          <w:u w:val="single"/>
        </w:rPr>
        <w:t>Thieu</w:t>
      </w:r>
      <w:proofErr w:type="spellEnd"/>
      <w:r>
        <w:rPr>
          <w:b/>
          <w:u w:val="single"/>
        </w:rPr>
        <w:t xml:space="preserve"> Duong</w:t>
      </w:r>
      <w:r>
        <w:t xml:space="preserve"> will be invited to accept the software. This will be formally achieved by </w:t>
      </w:r>
      <w:r>
        <w:rPr>
          <w:b/>
          <w:u w:val="single"/>
        </w:rPr>
        <w:t xml:space="preserve">Truong </w:t>
      </w:r>
      <w:proofErr w:type="spellStart"/>
      <w:r>
        <w:rPr>
          <w:b/>
          <w:u w:val="single"/>
        </w:rPr>
        <w:t>Thieu</w:t>
      </w:r>
      <w:proofErr w:type="spellEnd"/>
      <w:r>
        <w:rPr>
          <w:b/>
          <w:u w:val="single"/>
        </w:rPr>
        <w:t xml:space="preserve"> Duong</w:t>
      </w:r>
      <w:r>
        <w:t xml:space="preserve"> stating that the system is acceptable in an internal memorandum to </w:t>
      </w:r>
      <w:r w:rsidRPr="001C50D8">
        <w:rPr>
          <w:b/>
          <w:u w:val="single"/>
        </w:rPr>
        <w:t xml:space="preserve">Tran Ba </w:t>
      </w:r>
      <w:proofErr w:type="spellStart"/>
      <w:r w:rsidRPr="001C50D8">
        <w:rPr>
          <w:b/>
          <w:u w:val="single"/>
        </w:rPr>
        <w:t>Tien</w:t>
      </w:r>
      <w:proofErr w:type="spellEnd"/>
      <w:r>
        <w:t>.</w:t>
      </w:r>
    </w:p>
    <w:p w:rsidR="007439FF" w:rsidRDefault="007439FF" w:rsidP="00B01564">
      <w:pPr>
        <w:jc w:val="both"/>
      </w:pPr>
    </w:p>
    <w:p w:rsidR="007439FF" w:rsidRDefault="007439FF" w:rsidP="00B01564">
      <w:pPr>
        <w:jc w:val="both"/>
      </w:pPr>
    </w:p>
    <w:p w:rsidR="007439FF" w:rsidRDefault="007439FF" w:rsidP="00B01564">
      <w:pPr>
        <w:jc w:val="both"/>
        <w:sectPr w:rsidR="007439FF" w:rsidSect="00EB351B">
          <w:headerReference w:type="default" r:id="rId16"/>
          <w:footerReference w:type="default" r:id="rId17"/>
          <w:pgSz w:w="11906" w:h="16838"/>
          <w:pgMar w:top="1440" w:right="1440" w:bottom="1440" w:left="1440" w:header="708" w:footer="708" w:gutter="0"/>
          <w:pgNumType w:start="1"/>
          <w:cols w:space="708"/>
          <w:docGrid w:linePitch="360"/>
        </w:sectPr>
      </w:pPr>
    </w:p>
    <w:p w:rsidR="007439FF" w:rsidRDefault="007439FF" w:rsidP="00BD66C5">
      <w:pPr>
        <w:pStyle w:val="Heading1"/>
      </w:pPr>
      <w:bookmarkStart w:id="254" w:name="_Toc288385622"/>
      <w:r>
        <w:lastRenderedPageBreak/>
        <w:t>Appendix A: PROJECT PROFORMA.</w:t>
      </w:r>
      <w:bookmarkEnd w:id="254"/>
    </w:p>
    <w:p w:rsidR="007439FF" w:rsidRPr="00BD66C5" w:rsidRDefault="007439FF" w:rsidP="00C0617A">
      <w:pPr>
        <w:ind w:left="720"/>
        <w:jc w:val="both"/>
        <w:rPr>
          <w:rFonts w:ascii="Cambria" w:hAnsi="Cambria"/>
        </w:rPr>
      </w:pPr>
      <w:r>
        <w:t xml:space="preserve">The aim of this appendix is present examples of the administrative </w:t>
      </w:r>
      <w:proofErr w:type="spellStart"/>
      <w:r>
        <w:t>proforma</w:t>
      </w:r>
      <w:proofErr w:type="spellEnd"/>
      <w:r>
        <w:t xml:space="preserve"> that will be used by the project. These are as follows:</w:t>
      </w:r>
    </w:p>
    <w:p w:rsidR="007439FF" w:rsidRDefault="007439FF" w:rsidP="00BD66C5">
      <w:pPr>
        <w:pStyle w:val="ListParagraph"/>
        <w:numPr>
          <w:ilvl w:val="0"/>
          <w:numId w:val="15"/>
        </w:numPr>
      </w:pPr>
      <w:r>
        <w:t>Master File Directory Form (MFD);</w:t>
      </w:r>
    </w:p>
    <w:p w:rsidR="007439FF" w:rsidRDefault="007439FF" w:rsidP="00BD66C5">
      <w:pPr>
        <w:pStyle w:val="ListParagraph"/>
        <w:numPr>
          <w:ilvl w:val="0"/>
          <w:numId w:val="15"/>
        </w:numPr>
      </w:pPr>
      <w:r>
        <w:t>File Contents Form;</w:t>
      </w:r>
    </w:p>
    <w:p w:rsidR="007439FF" w:rsidRDefault="007439FF" w:rsidP="00BD66C5">
      <w:pPr>
        <w:pStyle w:val="ListParagraph"/>
        <w:numPr>
          <w:ilvl w:val="0"/>
          <w:numId w:val="15"/>
        </w:numPr>
      </w:pPr>
      <w:r>
        <w:t>Amendment Record Form;</w:t>
      </w:r>
    </w:p>
    <w:p w:rsidR="007439FF" w:rsidDel="00033CCC" w:rsidRDefault="007439FF" w:rsidP="00BD66C5">
      <w:pPr>
        <w:pStyle w:val="ListParagraph"/>
        <w:numPr>
          <w:ilvl w:val="0"/>
          <w:numId w:val="15"/>
        </w:numPr>
        <w:rPr>
          <w:del w:id="255" w:author="Alvin Chang" w:date="2011-03-22T01:53:00Z"/>
        </w:rPr>
      </w:pPr>
      <w:del w:id="256" w:author="Alvin Chang" w:date="2011-03-22T01:53:00Z">
        <w:r w:rsidDel="00033CCC">
          <w:delText>Work Instruction Form;</w:delText>
        </w:r>
      </w:del>
    </w:p>
    <w:p w:rsidR="007439FF" w:rsidRDefault="007439FF" w:rsidP="00BD66C5">
      <w:pPr>
        <w:pStyle w:val="ListParagraph"/>
        <w:numPr>
          <w:ilvl w:val="0"/>
          <w:numId w:val="15"/>
        </w:numPr>
      </w:pPr>
      <w:r>
        <w:t>Time Reporting Form;</w:t>
      </w:r>
    </w:p>
    <w:p w:rsidR="007439FF" w:rsidRDefault="007439FF" w:rsidP="00BD66C5">
      <w:pPr>
        <w:pStyle w:val="ListParagraph"/>
        <w:numPr>
          <w:ilvl w:val="0"/>
          <w:numId w:val="15"/>
        </w:numPr>
      </w:pPr>
      <w:r>
        <w:t>Situation Report Form; and</w:t>
      </w:r>
    </w:p>
    <w:p w:rsidR="007439FF" w:rsidRDefault="007439FF" w:rsidP="00BD66C5">
      <w:pPr>
        <w:pStyle w:val="ListParagraph"/>
        <w:numPr>
          <w:ilvl w:val="0"/>
          <w:numId w:val="15"/>
        </w:numPr>
      </w:pPr>
      <w:r>
        <w:t>Change Request Form.</w:t>
      </w:r>
    </w:p>
    <w:p w:rsidR="007439FF" w:rsidRDefault="007439FF">
      <w:pPr>
        <w:rPr>
          <w:lang w:val="en-US"/>
        </w:rPr>
      </w:pPr>
      <w:del w:id="257" w:author="Alvin Chang" w:date="2011-03-22T01:46:00Z">
        <w:r w:rsidDel="00033CCC">
          <w:rPr>
            <w:lang w:val="en-US"/>
          </w:rPr>
          <w:br w:type="page"/>
        </w:r>
      </w:del>
    </w:p>
    <w:tbl>
      <w:tblPr>
        <w:tblW w:w="0" w:type="auto"/>
        <w:tblLayout w:type="fixed"/>
        <w:tblCellMar>
          <w:left w:w="80" w:type="dxa"/>
          <w:right w:w="80" w:type="dxa"/>
        </w:tblCellMar>
        <w:tblLook w:val="0000" w:firstRow="0" w:lastRow="0" w:firstColumn="0" w:lastColumn="0" w:noHBand="0" w:noVBand="0"/>
      </w:tblPr>
      <w:tblGrid>
        <w:gridCol w:w="1440"/>
        <w:gridCol w:w="80"/>
        <w:gridCol w:w="180"/>
        <w:gridCol w:w="1180"/>
        <w:gridCol w:w="260"/>
        <w:gridCol w:w="180"/>
        <w:gridCol w:w="720"/>
        <w:gridCol w:w="360"/>
        <w:gridCol w:w="720"/>
        <w:gridCol w:w="360"/>
        <w:gridCol w:w="360"/>
        <w:gridCol w:w="180"/>
        <w:gridCol w:w="180"/>
        <w:gridCol w:w="720"/>
        <w:gridCol w:w="106"/>
        <w:gridCol w:w="254"/>
        <w:gridCol w:w="1080"/>
      </w:tblGrid>
      <w:tr w:rsidR="007439FF"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7439FF" w:rsidRDefault="007439FF" w:rsidP="00FF6D0E">
            <w:pPr>
              <w:pStyle w:val="toctop"/>
              <w:rPr>
                <w:sz w:val="2"/>
                <w:szCs w:val="2"/>
              </w:rPr>
            </w:pPr>
            <w:r>
              <w:lastRenderedPageBreak/>
              <w:t>Master File Directory Form</w:t>
            </w:r>
            <w:r>
              <w:rPr>
                <w:sz w:val="2"/>
                <w:szCs w:val="2"/>
              </w:rPr>
              <w:tab/>
            </w:r>
            <w:r>
              <w:rPr>
                <w:b w:val="0"/>
                <w:sz w:val="16"/>
                <w:szCs w:val="16"/>
              </w:rPr>
              <w:t>GG/Forms/MFD</w:t>
            </w:r>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4C5920">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4320" w:type="dxa"/>
            <w:gridSpan w:val="10"/>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80" w:after="180" w:line="240" w:lineRule="atLeast"/>
              <w:ind w:right="-360"/>
              <w:rPr>
                <w:rFonts w:ascii="Palatino" w:hAnsi="Palatino"/>
                <w:b/>
                <w:sz w:val="20"/>
              </w:rPr>
            </w:pPr>
            <w:r w:rsidRPr="005A2EF4">
              <w:rPr>
                <w:rFonts w:ascii="Palatino" w:hAnsi="Palatino"/>
                <w:b/>
                <w:sz w:val="20"/>
              </w:rPr>
              <w:t>Date</w:t>
            </w:r>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720" w:line="240" w:lineRule="atLeast"/>
              <w:ind w:right="920"/>
              <w:rPr>
                <w:rFonts w:ascii="Palatino" w:hAnsi="Palatino"/>
                <w:b/>
                <w:sz w:val="20"/>
              </w:rPr>
            </w:pPr>
          </w:p>
        </w:tc>
      </w:tr>
      <w:tr w:rsidR="007439FF" w:rsidRPr="005A2EF4" w:rsidTr="00FF6D0E">
        <w:trPr>
          <w:cantSplit/>
        </w:trPr>
        <w:tc>
          <w:tcPr>
            <w:tcW w:w="1700" w:type="dxa"/>
            <w:gridSpan w:val="3"/>
            <w:tcBorders>
              <w:top w:val="single" w:sz="6" w:space="0" w:color="auto"/>
              <w:left w:val="single" w:sz="12" w:space="0" w:color="auto"/>
              <w:bottom w:val="double" w:sz="6" w:space="0" w:color="auto"/>
              <w:right w:val="single" w:sz="6" w:space="0" w:color="auto"/>
            </w:tcBorders>
          </w:tcPr>
          <w:p w:rsidR="007439FF" w:rsidRPr="005A2EF4" w:rsidRDefault="007439FF" w:rsidP="00FF6D0E">
            <w:pPr>
              <w:spacing w:before="60" w:after="60" w:line="240" w:lineRule="atLeast"/>
              <w:jc w:val="center"/>
              <w:rPr>
                <w:rFonts w:ascii="Palatino" w:hAnsi="Palatino"/>
                <w:b/>
                <w:sz w:val="20"/>
              </w:rPr>
            </w:pPr>
            <w:r w:rsidRPr="005A2EF4">
              <w:rPr>
                <w:rFonts w:ascii="Palatino" w:hAnsi="Palatino"/>
                <w:b/>
                <w:sz w:val="20"/>
              </w:rPr>
              <w:t xml:space="preserve">File </w:t>
            </w:r>
            <w:r w:rsidRPr="005A2EF4">
              <w:rPr>
                <w:rFonts w:ascii="Palatino" w:hAnsi="Palatino"/>
                <w:b/>
                <w:sz w:val="20"/>
              </w:rPr>
              <w:br/>
              <w:t>Reference</w:t>
            </w:r>
          </w:p>
        </w:tc>
        <w:tc>
          <w:tcPr>
            <w:tcW w:w="3780" w:type="dxa"/>
            <w:gridSpan w:val="7"/>
            <w:tcBorders>
              <w:top w:val="single" w:sz="6" w:space="0" w:color="auto"/>
              <w:left w:val="single" w:sz="6" w:space="0" w:color="auto"/>
              <w:bottom w:val="double" w:sz="6" w:space="0" w:color="auto"/>
              <w:right w:val="single" w:sz="6" w:space="0" w:color="auto"/>
            </w:tcBorders>
          </w:tcPr>
          <w:p w:rsidR="007439FF" w:rsidRPr="005A2EF4" w:rsidRDefault="007439FF" w:rsidP="00FF6D0E">
            <w:pPr>
              <w:spacing w:before="60" w:after="60" w:line="240" w:lineRule="atLeast"/>
              <w:jc w:val="center"/>
              <w:rPr>
                <w:rFonts w:ascii="Palatino" w:hAnsi="Palatino"/>
                <w:b/>
                <w:sz w:val="20"/>
              </w:rPr>
            </w:pPr>
            <w:r w:rsidRPr="005A2EF4">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7439FF" w:rsidRPr="005A2EF4" w:rsidRDefault="007439FF" w:rsidP="00FF6D0E">
            <w:pPr>
              <w:spacing w:before="60" w:after="60" w:line="240" w:lineRule="atLeast"/>
              <w:jc w:val="center"/>
              <w:rPr>
                <w:rFonts w:ascii="Palatino" w:hAnsi="Palatino"/>
                <w:b/>
                <w:sz w:val="20"/>
              </w:rPr>
            </w:pPr>
            <w:r w:rsidRPr="005A2EF4">
              <w:rPr>
                <w:rFonts w:ascii="Palatino" w:hAnsi="Palatino"/>
                <w:b/>
                <w:sz w:val="20"/>
              </w:rPr>
              <w:t>Date Opened</w:t>
            </w:r>
          </w:p>
        </w:tc>
        <w:tc>
          <w:tcPr>
            <w:tcW w:w="1440" w:type="dxa"/>
            <w:gridSpan w:val="3"/>
            <w:tcBorders>
              <w:top w:val="single" w:sz="6" w:space="0" w:color="auto"/>
              <w:left w:val="single" w:sz="6" w:space="0" w:color="auto"/>
              <w:bottom w:val="double" w:sz="6" w:space="0" w:color="auto"/>
              <w:right w:val="single" w:sz="12" w:space="0" w:color="auto"/>
            </w:tcBorders>
          </w:tcPr>
          <w:p w:rsidR="007439FF" w:rsidRPr="005A2EF4" w:rsidRDefault="007439FF" w:rsidP="00FF6D0E">
            <w:pPr>
              <w:spacing w:before="60" w:after="60" w:line="240" w:lineRule="atLeast"/>
              <w:jc w:val="center"/>
              <w:rPr>
                <w:rFonts w:ascii="Palatino" w:hAnsi="Palatino"/>
                <w:b/>
                <w:sz w:val="20"/>
              </w:rPr>
            </w:pPr>
            <w:r w:rsidRPr="005A2EF4">
              <w:rPr>
                <w:rFonts w:ascii="Palatino" w:hAnsi="Palatino"/>
                <w:b/>
                <w:sz w:val="20"/>
              </w:rPr>
              <w:t>Location</w:t>
            </w:r>
          </w:p>
        </w:tc>
      </w:tr>
      <w:tr w:rsidR="007439FF" w:rsidRPr="005A2EF4" w:rsidTr="00FF6D0E">
        <w:trPr>
          <w:cantSplit/>
        </w:trPr>
        <w:tc>
          <w:tcPr>
            <w:tcW w:w="1700" w:type="dxa"/>
            <w:gridSpan w:val="3"/>
            <w:tcBorders>
              <w:top w:val="doub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doub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doub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12"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12"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7439FF" w:rsidRDefault="007439FF" w:rsidP="004C5920">
            <w:pPr>
              <w:pStyle w:val="toctop"/>
              <w:rPr>
                <w:sz w:val="2"/>
                <w:szCs w:val="2"/>
              </w:rPr>
            </w:pPr>
            <w:r>
              <w:lastRenderedPageBreak/>
              <w:t>File Contents Form</w:t>
            </w:r>
            <w:r>
              <w:rPr>
                <w:sz w:val="2"/>
                <w:szCs w:val="2"/>
              </w:rPr>
              <w:tab/>
            </w:r>
            <w:r>
              <w:rPr>
                <w:b w:val="0"/>
                <w:sz w:val="18"/>
                <w:szCs w:val="18"/>
              </w:rPr>
              <w:t>GG/Forms/FCF</w:t>
            </w:r>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4C5920">
            <w:pPr>
              <w:spacing w:before="180" w:after="18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180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80" w:after="180" w:line="240" w:lineRule="atLeast"/>
              <w:ind w:right="-36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7439FF" w:rsidRPr="005A2EF4" w:rsidRDefault="007439FF" w:rsidP="004C5920">
            <w:pPr>
              <w:spacing w:before="180" w:after="180" w:line="240" w:lineRule="atLeast"/>
              <w:ind w:right="-36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w:t>
            </w:r>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180" w:after="180" w:line="240" w:lineRule="atLeast"/>
              <w:ind w:right="920"/>
              <w:rPr>
                <w:rFonts w:ascii="Palatino" w:hAnsi="Palatino"/>
                <w:b/>
                <w:sz w:val="20"/>
              </w:rPr>
            </w:pPr>
            <w:r w:rsidRPr="005A2EF4">
              <w:rPr>
                <w:rFonts w:ascii="Palatino" w:hAnsi="Palatino"/>
                <w:b/>
                <w:sz w:val="20"/>
              </w:rPr>
              <w:t>File Name</w:t>
            </w:r>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960" w:line="240" w:lineRule="atLeast"/>
              <w:ind w:right="920"/>
              <w:rPr>
                <w:rFonts w:ascii="Palatino" w:hAnsi="Palatino"/>
                <w:b/>
                <w:sz w:val="20"/>
              </w:rPr>
            </w:pPr>
            <w:r w:rsidRPr="005A2EF4">
              <w:rPr>
                <w:rFonts w:ascii="Palatino" w:hAnsi="Palatino"/>
                <w:b/>
                <w:sz w:val="20"/>
              </w:rPr>
              <w:t>File Description</w:t>
            </w:r>
          </w:p>
        </w:tc>
      </w:tr>
      <w:tr w:rsidR="007439FF" w:rsidRPr="005A2EF4" w:rsidTr="00FF6D0E">
        <w:trPr>
          <w:cantSplit/>
        </w:trPr>
        <w:tc>
          <w:tcPr>
            <w:tcW w:w="1440" w:type="dxa"/>
            <w:tcBorders>
              <w:top w:val="single" w:sz="6" w:space="0" w:color="auto"/>
              <w:left w:val="single" w:sz="12" w:space="0" w:color="auto"/>
              <w:bottom w:val="double" w:sz="6" w:space="0" w:color="auto"/>
              <w:right w:val="single" w:sz="6" w:space="0" w:color="auto"/>
            </w:tcBorders>
          </w:tcPr>
          <w:p w:rsidR="007439FF" w:rsidRPr="005A2EF4" w:rsidRDefault="007439FF" w:rsidP="00FF6D0E">
            <w:pPr>
              <w:spacing w:before="180" w:after="180" w:line="240" w:lineRule="atLeast"/>
              <w:jc w:val="center"/>
              <w:rPr>
                <w:rFonts w:ascii="Palatino" w:hAnsi="Palatino"/>
                <w:b/>
                <w:sz w:val="20"/>
              </w:rPr>
            </w:pPr>
            <w:r w:rsidRPr="005A2EF4">
              <w:rPr>
                <w:rFonts w:ascii="Palatino" w:hAnsi="Palatino"/>
                <w:b/>
                <w:sz w:val="20"/>
              </w:rPr>
              <w:t>Item</w:t>
            </w:r>
          </w:p>
        </w:tc>
        <w:tc>
          <w:tcPr>
            <w:tcW w:w="4580" w:type="dxa"/>
            <w:gridSpan w:val="11"/>
            <w:tcBorders>
              <w:top w:val="single" w:sz="6" w:space="0" w:color="auto"/>
              <w:left w:val="single" w:sz="6" w:space="0" w:color="auto"/>
              <w:bottom w:val="double" w:sz="6" w:space="0" w:color="auto"/>
              <w:right w:val="single" w:sz="6" w:space="0" w:color="auto"/>
            </w:tcBorders>
          </w:tcPr>
          <w:p w:rsidR="007439FF" w:rsidRPr="005A2EF4" w:rsidRDefault="007439FF" w:rsidP="00FF6D0E">
            <w:pPr>
              <w:spacing w:before="180" w:after="180" w:line="240" w:lineRule="atLeast"/>
              <w:jc w:val="center"/>
              <w:rPr>
                <w:rFonts w:ascii="Palatino" w:hAnsi="Palatino"/>
                <w:b/>
                <w:sz w:val="20"/>
              </w:rPr>
            </w:pPr>
            <w:r w:rsidRPr="005A2EF4">
              <w:rPr>
                <w:rFonts w:ascii="Palatino" w:hAnsi="Palatino"/>
                <w:b/>
                <w:sz w:val="20"/>
              </w:rPr>
              <w:t>Description</w:t>
            </w:r>
          </w:p>
        </w:tc>
        <w:tc>
          <w:tcPr>
            <w:tcW w:w="2340" w:type="dxa"/>
            <w:gridSpan w:val="5"/>
            <w:tcBorders>
              <w:top w:val="single" w:sz="6" w:space="0" w:color="auto"/>
              <w:left w:val="single" w:sz="6" w:space="0" w:color="auto"/>
              <w:bottom w:val="double" w:sz="6" w:space="0" w:color="auto"/>
              <w:right w:val="single" w:sz="12" w:space="0" w:color="auto"/>
            </w:tcBorders>
          </w:tcPr>
          <w:p w:rsidR="007439FF" w:rsidRPr="005A2EF4" w:rsidRDefault="007439FF" w:rsidP="00FF6D0E">
            <w:pPr>
              <w:spacing w:before="180" w:after="180" w:line="240" w:lineRule="atLeast"/>
              <w:jc w:val="center"/>
              <w:rPr>
                <w:rFonts w:ascii="Palatino" w:hAnsi="Palatino"/>
                <w:b/>
                <w:sz w:val="20"/>
              </w:rPr>
            </w:pPr>
            <w:r w:rsidRPr="005A2EF4">
              <w:rPr>
                <w:rFonts w:ascii="Palatino" w:hAnsi="Palatino"/>
                <w:b/>
                <w:sz w:val="20"/>
              </w:rPr>
              <w:t>Comments</w:t>
            </w:r>
          </w:p>
        </w:tc>
      </w:tr>
      <w:tr w:rsidR="007439FF" w:rsidRPr="005A2EF4" w:rsidTr="00FF6D0E">
        <w:trPr>
          <w:cantSplit/>
        </w:trPr>
        <w:tc>
          <w:tcPr>
            <w:tcW w:w="1440" w:type="dxa"/>
            <w:tcBorders>
              <w:top w:val="doub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1"/>
            <w:tcBorders>
              <w:top w:val="doub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doub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12"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12"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8360" w:type="dxa"/>
            <w:gridSpan w:val="17"/>
            <w:tcBorders>
              <w:top w:val="single" w:sz="12" w:space="0" w:color="auto"/>
              <w:left w:val="single" w:sz="12" w:space="0" w:color="auto"/>
              <w:right w:val="single" w:sz="12" w:space="0" w:color="auto"/>
            </w:tcBorders>
          </w:tcPr>
          <w:p w:rsidR="007439FF" w:rsidRDefault="007439FF" w:rsidP="00FF6D0E">
            <w:pPr>
              <w:pStyle w:val="toctop"/>
              <w:rPr>
                <w:sz w:val="2"/>
                <w:szCs w:val="2"/>
              </w:rPr>
            </w:pPr>
            <w:r>
              <w:lastRenderedPageBreak/>
              <w:t>Amendment Record</w:t>
            </w:r>
            <w:r>
              <w:rPr>
                <w:sz w:val="2"/>
                <w:szCs w:val="2"/>
              </w:rPr>
              <w:tab/>
            </w:r>
            <w:r>
              <w:rPr>
                <w:b w:val="0"/>
                <w:sz w:val="16"/>
                <w:szCs w:val="16"/>
              </w:rPr>
              <w:t>GG/Forms/AR</w:t>
            </w:r>
          </w:p>
        </w:tc>
      </w:tr>
      <w:tr w:rsidR="007439FF" w:rsidRPr="005A2EF4" w:rsidTr="00FF6D0E">
        <w:trPr>
          <w:cantSplit/>
          <w:trHeight w:val="360"/>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360" w:line="240" w:lineRule="atLeast"/>
              <w:ind w:right="-360"/>
              <w:rPr>
                <w:rFonts w:ascii="Palatino" w:hAnsi="Palatino"/>
                <w:b/>
                <w:sz w:val="20"/>
              </w:rPr>
            </w:pPr>
            <w:r w:rsidRPr="005A2EF4">
              <w:rPr>
                <w:rFonts w:ascii="Palatino" w:hAnsi="Palatino"/>
                <w:b/>
                <w:sz w:val="20"/>
              </w:rPr>
              <w:t>Issued by</w:t>
            </w:r>
          </w:p>
        </w:tc>
        <w:tc>
          <w:tcPr>
            <w:tcW w:w="6840" w:type="dxa"/>
            <w:gridSpan w:val="15"/>
            <w:tcBorders>
              <w:top w:val="single" w:sz="6" w:space="0" w:color="auto"/>
              <w:left w:val="single" w:sz="6" w:space="0" w:color="auto"/>
              <w:bottom w:val="single" w:sz="6" w:space="0" w:color="auto"/>
              <w:right w:val="single" w:sz="12" w:space="0" w:color="auto"/>
            </w:tcBorders>
          </w:tcPr>
          <w:p w:rsidR="007439FF" w:rsidRPr="005A2EF4" w:rsidRDefault="007439FF" w:rsidP="004C5920">
            <w:pPr>
              <w:tabs>
                <w:tab w:val="left" w:pos="1800"/>
              </w:tabs>
              <w:spacing w:before="120" w:after="360" w:line="240" w:lineRule="atLeast"/>
              <w:ind w:right="-360"/>
              <w:rPr>
                <w:rFonts w:ascii="Palatino" w:hAnsi="Palatino"/>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360"/>
              <w:rPr>
                <w:rFonts w:ascii="Palatino" w:hAnsi="Palatino"/>
                <w:b/>
                <w:sz w:val="20"/>
              </w:rPr>
            </w:pPr>
            <w:r w:rsidRPr="005A2EF4">
              <w:rPr>
                <w:rFonts w:ascii="Palatino" w:hAnsi="Palatino"/>
                <w:b/>
                <w:sz w:val="20"/>
              </w:rPr>
              <w:t>Date</w:t>
            </w:r>
          </w:p>
        </w:tc>
        <w:tc>
          <w:tcPr>
            <w:tcW w:w="6840" w:type="dxa"/>
            <w:gridSpan w:val="15"/>
            <w:tcBorders>
              <w:top w:val="single" w:sz="6" w:space="0" w:color="auto"/>
              <w:left w:val="single" w:sz="6" w:space="0" w:color="auto"/>
              <w:bottom w:val="single" w:sz="6" w:space="0" w:color="auto"/>
              <w:right w:val="single" w:sz="12" w:space="0" w:color="auto"/>
            </w:tcBorders>
          </w:tcPr>
          <w:p w:rsidR="007439FF" w:rsidRPr="005A2EF4" w:rsidRDefault="007439FF" w:rsidP="004C5920">
            <w:pPr>
              <w:tabs>
                <w:tab w:val="left" w:pos="1800"/>
              </w:tabs>
              <w:spacing w:before="120" w:after="360"/>
              <w:rPr>
                <w:rFonts w:ascii="Palatino" w:hAnsi="Palatino"/>
                <w:b/>
                <w:sz w:val="20"/>
              </w:rPr>
            </w:pPr>
            <w:r w:rsidRPr="005A2EF4">
              <w:rPr>
                <w:rFonts w:ascii="Palatino" w:hAnsi="Palatino"/>
                <w:b/>
                <w:sz w:val="20"/>
              </w:rPr>
              <w:t>Document Ref</w:t>
            </w:r>
            <w:r w:rsidRPr="005A2EF4">
              <w:rPr>
                <w:rFonts w:ascii="Palatino" w:hAnsi="Palatino"/>
                <w:b/>
                <w:sz w:val="20"/>
              </w:rPr>
              <w:tab/>
            </w:r>
            <w:r w:rsidRPr="005A2EF4">
              <w:rPr>
                <w:rFonts w:ascii="Palatino" w:hAnsi="Palatino"/>
                <w:sz w:val="20"/>
              </w:rPr>
              <w:t>GG/COMS/</w:t>
            </w:r>
          </w:p>
        </w:tc>
      </w:tr>
      <w:tr w:rsidR="007439FF" w:rsidRPr="005A2EF4" w:rsidTr="00FF6D0E">
        <w:trPr>
          <w:cantSplit/>
        </w:trPr>
        <w:tc>
          <w:tcPr>
            <w:tcW w:w="1520" w:type="dxa"/>
            <w:gridSpan w:val="2"/>
            <w:tcBorders>
              <w:top w:val="single" w:sz="12" w:space="0" w:color="auto"/>
              <w:left w:val="single" w:sz="12" w:space="0" w:color="auto"/>
              <w:right w:val="single" w:sz="6" w:space="0" w:color="auto"/>
            </w:tcBorders>
          </w:tcPr>
          <w:p w:rsidR="007439FF" w:rsidRPr="005A2EF4" w:rsidRDefault="007439FF" w:rsidP="00FF6D0E">
            <w:pPr>
              <w:spacing w:before="120" w:after="60"/>
              <w:ind w:right="280"/>
              <w:jc w:val="center"/>
              <w:rPr>
                <w:rFonts w:ascii="Palatino" w:hAnsi="Palatino"/>
                <w:b/>
                <w:sz w:val="20"/>
              </w:rPr>
            </w:pPr>
            <w:r w:rsidRPr="005A2EF4">
              <w:rPr>
                <w:rFonts w:ascii="Palatino" w:hAnsi="Palatino"/>
                <w:b/>
                <w:sz w:val="20"/>
              </w:rPr>
              <w:t>Version No.</w:t>
            </w:r>
          </w:p>
        </w:tc>
        <w:tc>
          <w:tcPr>
            <w:tcW w:w="6840" w:type="dxa"/>
            <w:gridSpan w:val="15"/>
            <w:tcBorders>
              <w:top w:val="single" w:sz="12" w:space="0" w:color="auto"/>
              <w:left w:val="single" w:sz="6" w:space="0" w:color="auto"/>
              <w:right w:val="single" w:sz="12" w:space="0" w:color="auto"/>
            </w:tcBorders>
          </w:tcPr>
          <w:p w:rsidR="007439FF" w:rsidRPr="005A2EF4" w:rsidRDefault="007439FF" w:rsidP="00FF6D0E">
            <w:pPr>
              <w:spacing w:before="120" w:after="60"/>
              <w:jc w:val="center"/>
              <w:rPr>
                <w:rFonts w:ascii="Palatino" w:hAnsi="Palatino"/>
                <w:b/>
                <w:sz w:val="20"/>
              </w:rPr>
            </w:pPr>
            <w:r w:rsidRPr="005A2EF4">
              <w:rPr>
                <w:rFonts w:ascii="Palatino" w:hAnsi="Palatino"/>
                <w:b/>
                <w:sz w:val="20"/>
              </w:rPr>
              <w:t>Version Description.</w:t>
            </w:r>
          </w:p>
        </w:tc>
      </w:tr>
      <w:tr w:rsidR="007439FF" w:rsidRPr="005A2EF4" w:rsidTr="00FF6D0E">
        <w:trPr>
          <w:cantSplit/>
        </w:trPr>
        <w:tc>
          <w:tcPr>
            <w:tcW w:w="1520" w:type="dxa"/>
            <w:gridSpan w:val="2"/>
            <w:tcBorders>
              <w:left w:val="single" w:sz="12" w:space="0" w:color="auto"/>
              <w:bottom w:val="single" w:sz="6" w:space="0" w:color="auto"/>
              <w:right w:val="single" w:sz="6" w:space="0" w:color="auto"/>
            </w:tcBorders>
          </w:tcPr>
          <w:p w:rsidR="007439FF" w:rsidRPr="005A2EF4" w:rsidRDefault="007439FF" w:rsidP="00FF6D0E">
            <w:pPr>
              <w:spacing w:before="60" w:after="240"/>
              <w:ind w:right="280"/>
              <w:jc w:val="center"/>
              <w:rPr>
                <w:rFonts w:ascii="Palatino" w:hAnsi="Palatino"/>
                <w:b/>
                <w:sz w:val="20"/>
              </w:rPr>
            </w:pPr>
          </w:p>
        </w:tc>
        <w:tc>
          <w:tcPr>
            <w:tcW w:w="6840" w:type="dxa"/>
            <w:gridSpan w:val="15"/>
            <w:tcBorders>
              <w:left w:val="single" w:sz="6" w:space="0" w:color="auto"/>
              <w:bottom w:val="single" w:sz="6" w:space="0" w:color="auto"/>
              <w:right w:val="single" w:sz="12" w:space="0" w:color="auto"/>
            </w:tcBorders>
          </w:tcPr>
          <w:p w:rsidR="007439FF" w:rsidRPr="005A2EF4" w:rsidRDefault="007439FF" w:rsidP="00FF6D0E">
            <w:pPr>
              <w:spacing w:before="60" w:after="240"/>
              <w:rPr>
                <w:rFonts w:ascii="Palatino" w:hAnsi="Palatino"/>
                <w:b/>
                <w:sz w:val="20"/>
              </w:rPr>
            </w:pPr>
          </w:p>
        </w:tc>
      </w:tr>
      <w:tr w:rsidR="007439FF" w:rsidRPr="005A2EF4" w:rsidTr="00FF6D0E">
        <w:trPr>
          <w:cantSplit/>
        </w:trPr>
        <w:tc>
          <w:tcPr>
            <w:tcW w:w="1520" w:type="dxa"/>
            <w:gridSpan w:val="2"/>
            <w:tcBorders>
              <w:top w:val="single" w:sz="12" w:space="0" w:color="auto"/>
              <w:left w:val="single" w:sz="12" w:space="0" w:color="auto"/>
              <w:right w:val="single" w:sz="6" w:space="0" w:color="auto"/>
            </w:tcBorders>
          </w:tcPr>
          <w:p w:rsidR="007439FF" w:rsidRPr="005A2EF4" w:rsidRDefault="007439FF" w:rsidP="00FF6D0E">
            <w:pPr>
              <w:spacing w:before="120" w:after="60"/>
              <w:ind w:right="280"/>
              <w:jc w:val="center"/>
              <w:rPr>
                <w:rFonts w:ascii="Palatino" w:hAnsi="Palatino"/>
                <w:b/>
                <w:sz w:val="20"/>
              </w:rPr>
            </w:pPr>
            <w:r w:rsidRPr="005A2EF4">
              <w:rPr>
                <w:rFonts w:ascii="Palatino" w:hAnsi="Palatino"/>
                <w:b/>
                <w:sz w:val="20"/>
              </w:rPr>
              <w:t>Section Number</w:t>
            </w:r>
          </w:p>
        </w:tc>
        <w:tc>
          <w:tcPr>
            <w:tcW w:w="1620" w:type="dxa"/>
            <w:gridSpan w:val="3"/>
            <w:tcBorders>
              <w:top w:val="single" w:sz="12" w:space="0" w:color="auto"/>
              <w:left w:val="single" w:sz="6" w:space="0" w:color="auto"/>
              <w:right w:val="single" w:sz="6" w:space="0" w:color="auto"/>
            </w:tcBorders>
          </w:tcPr>
          <w:p w:rsidR="007439FF" w:rsidRPr="005A2EF4" w:rsidRDefault="007439FF" w:rsidP="00FF6D0E">
            <w:pPr>
              <w:spacing w:before="120" w:after="60"/>
              <w:ind w:right="380"/>
              <w:jc w:val="center"/>
              <w:rPr>
                <w:rFonts w:ascii="Palatino" w:hAnsi="Palatino"/>
                <w:b/>
                <w:sz w:val="20"/>
              </w:rPr>
            </w:pPr>
            <w:r w:rsidRPr="005A2EF4">
              <w:rPr>
                <w:rFonts w:ascii="Palatino" w:hAnsi="Palatino"/>
                <w:b/>
                <w:sz w:val="20"/>
              </w:rPr>
              <w:t>Paragraph Number</w:t>
            </w:r>
          </w:p>
        </w:tc>
        <w:tc>
          <w:tcPr>
            <w:tcW w:w="5220" w:type="dxa"/>
            <w:gridSpan w:val="12"/>
            <w:tcBorders>
              <w:top w:val="single" w:sz="12" w:space="0" w:color="auto"/>
              <w:left w:val="single" w:sz="6" w:space="0" w:color="auto"/>
              <w:right w:val="single" w:sz="12" w:space="0" w:color="auto"/>
            </w:tcBorders>
          </w:tcPr>
          <w:p w:rsidR="007439FF" w:rsidRPr="005A2EF4" w:rsidRDefault="007439FF" w:rsidP="00FF6D0E">
            <w:pPr>
              <w:spacing w:before="120" w:after="60"/>
              <w:ind w:right="380"/>
              <w:jc w:val="center"/>
              <w:rPr>
                <w:rFonts w:ascii="Palatino" w:hAnsi="Palatino"/>
                <w:b/>
                <w:sz w:val="20"/>
              </w:rPr>
            </w:pPr>
            <w:r w:rsidRPr="005A2EF4">
              <w:rPr>
                <w:rFonts w:ascii="Palatino" w:hAnsi="Palatino"/>
                <w:b/>
                <w:sz w:val="20"/>
              </w:rPr>
              <w:t>Description of Change</w:t>
            </w:r>
          </w:p>
        </w:tc>
      </w:tr>
      <w:tr w:rsidR="007439FF" w:rsidRPr="005A2EF4" w:rsidTr="00FF6D0E">
        <w:trPr>
          <w:cantSplit/>
        </w:trPr>
        <w:tc>
          <w:tcPr>
            <w:tcW w:w="1520" w:type="dxa"/>
            <w:gridSpan w:val="2"/>
            <w:tcBorders>
              <w:top w:val="single" w:sz="12"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12"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2"/>
            <w:tcBorders>
              <w:top w:val="single" w:sz="12"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12"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2"/>
            <w:tcBorders>
              <w:top w:val="single" w:sz="6" w:space="0" w:color="auto"/>
              <w:left w:val="single" w:sz="6" w:space="0" w:color="auto"/>
              <w:bottom w:val="single" w:sz="12"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7439FF" w:rsidRDefault="007439FF" w:rsidP="00FF6D0E">
            <w:pPr>
              <w:pStyle w:val="toctop"/>
              <w:rPr>
                <w:sz w:val="2"/>
                <w:szCs w:val="2"/>
              </w:rPr>
            </w:pPr>
            <w:del w:id="258" w:author="Alvin Chang" w:date="2011-03-22T01:53:00Z">
              <w:r w:rsidDel="00033CCC">
                <w:lastRenderedPageBreak/>
                <w:delText>Work Instruction Form</w:delText>
              </w:r>
              <w:r w:rsidDel="00033CCC">
                <w:rPr>
                  <w:sz w:val="2"/>
                  <w:szCs w:val="2"/>
                </w:rPr>
                <w:tab/>
              </w:r>
              <w:r w:rsidDel="00033CCC">
                <w:rPr>
                  <w:b w:val="0"/>
                  <w:sz w:val="16"/>
                  <w:szCs w:val="16"/>
                </w:rPr>
                <w:delText>GG/Forms/WIF</w:delText>
              </w:r>
            </w:del>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120" w:after="120" w:line="240" w:lineRule="atLeast"/>
              <w:ind w:right="-360"/>
              <w:rPr>
                <w:rFonts w:ascii="Palatino" w:hAnsi="Palatino"/>
                <w:b/>
                <w:sz w:val="20"/>
              </w:rPr>
            </w:pPr>
            <w:del w:id="259" w:author="Alvin Chang" w:date="2011-03-22T01:53:00Z">
              <w:r w:rsidRPr="005A2EF4" w:rsidDel="00033CCC">
                <w:rPr>
                  <w:rFonts w:ascii="Palatino" w:hAnsi="Palatino"/>
                  <w:b/>
                  <w:sz w:val="20"/>
                </w:rPr>
                <w:delText>Project  Name</w:delText>
              </w:r>
              <w:r w:rsidRPr="005A2EF4" w:rsidDel="00033CCC">
                <w:rPr>
                  <w:rFonts w:ascii="Palatino" w:hAnsi="Palatino"/>
                  <w:b/>
                  <w:sz w:val="20"/>
                </w:rPr>
                <w:tab/>
              </w:r>
              <w:r w:rsidRPr="005A2EF4" w:rsidDel="00033CCC">
                <w:rPr>
                  <w:rFonts w:ascii="Palatino" w:hAnsi="Palatino"/>
                  <w:sz w:val="20"/>
                </w:rPr>
                <w:delText xml:space="preserve">Cylinders </w:delText>
              </w:r>
              <w:r w:rsidDel="00033CCC">
                <w:rPr>
                  <w:rFonts w:ascii="Palatino" w:hAnsi="Palatino"/>
                  <w:sz w:val="20"/>
                </w:rPr>
                <w:delText xml:space="preserve">&amp; </w:delText>
              </w:r>
              <w:r w:rsidRPr="005A2EF4" w:rsidDel="00033CCC">
                <w:rPr>
                  <w:rFonts w:ascii="Palatino" w:hAnsi="Palatino"/>
                  <w:sz w:val="20"/>
                </w:rPr>
                <w:delText>Orders  Management System (COMS)</w:delText>
              </w:r>
            </w:del>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120" w:after="120" w:line="240" w:lineRule="atLeast"/>
              <w:ind w:right="-360"/>
              <w:rPr>
                <w:rFonts w:ascii="Palatino" w:hAnsi="Palatino"/>
                <w:b/>
                <w:sz w:val="20"/>
              </w:rPr>
            </w:pPr>
            <w:del w:id="260" w:author="Alvin Chang" w:date="2011-03-22T01:53:00Z">
              <w:r w:rsidRPr="005A2EF4" w:rsidDel="00033CCC">
                <w:rPr>
                  <w:rFonts w:ascii="Palatino" w:hAnsi="Palatino"/>
                  <w:b/>
                  <w:sz w:val="20"/>
                </w:rPr>
                <w:delText>Task Title</w:delText>
              </w:r>
            </w:del>
          </w:p>
        </w:tc>
      </w:tr>
      <w:tr w:rsidR="007439FF"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right="-360"/>
              <w:rPr>
                <w:rFonts w:ascii="Palatino" w:hAnsi="Palatino"/>
                <w:b/>
                <w:sz w:val="20"/>
              </w:rPr>
            </w:pPr>
            <w:del w:id="261" w:author="Alvin Chang" w:date="2011-03-22T01:53:00Z">
              <w:r w:rsidRPr="005A2EF4" w:rsidDel="00033CCC">
                <w:rPr>
                  <w:rFonts w:ascii="Palatino" w:hAnsi="Palatino"/>
                  <w:b/>
                  <w:sz w:val="20"/>
                </w:rPr>
                <w:delText>Generated by</w:delText>
              </w:r>
            </w:del>
          </w:p>
        </w:tc>
        <w:tc>
          <w:tcPr>
            <w:tcW w:w="3960" w:type="dxa"/>
            <w:gridSpan w:val="9"/>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ind w:right="-360"/>
              <w:rPr>
                <w:rFonts w:ascii="Palatino" w:hAnsi="Palatino"/>
                <w:b/>
                <w:sz w:val="20"/>
              </w:rPr>
            </w:pPr>
            <w:del w:id="262" w:author="Alvin Chang" w:date="2011-03-22T01:53:00Z">
              <w:r w:rsidRPr="005A2EF4" w:rsidDel="00033CCC">
                <w:rPr>
                  <w:rFonts w:ascii="Palatino" w:hAnsi="Palatino"/>
                  <w:b/>
                  <w:sz w:val="20"/>
                </w:rPr>
                <w:delText>Signature</w:delText>
              </w:r>
            </w:del>
          </w:p>
        </w:tc>
      </w:tr>
      <w:tr w:rsidR="007439FF"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right="-360"/>
              <w:rPr>
                <w:rFonts w:ascii="Palatino" w:hAnsi="Palatino"/>
                <w:b/>
                <w:sz w:val="20"/>
              </w:rPr>
            </w:pPr>
            <w:del w:id="263" w:author="Alvin Chang" w:date="2011-03-22T01:53:00Z">
              <w:r w:rsidRPr="005A2EF4" w:rsidDel="00033CCC">
                <w:rPr>
                  <w:rFonts w:ascii="Palatino" w:hAnsi="Palatino"/>
                  <w:b/>
                  <w:sz w:val="20"/>
                </w:rPr>
                <w:delText>For use by</w:delText>
              </w:r>
            </w:del>
          </w:p>
        </w:tc>
        <w:tc>
          <w:tcPr>
            <w:tcW w:w="3960" w:type="dxa"/>
            <w:gridSpan w:val="9"/>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ind w:right="-360"/>
              <w:rPr>
                <w:rFonts w:ascii="Palatino" w:hAnsi="Palatino"/>
                <w:b/>
                <w:sz w:val="20"/>
              </w:rPr>
            </w:pPr>
            <w:del w:id="264" w:author="Alvin Chang" w:date="2011-03-22T01:53:00Z">
              <w:r w:rsidRPr="005A2EF4" w:rsidDel="00033CCC">
                <w:rPr>
                  <w:rFonts w:ascii="Palatino" w:hAnsi="Palatino"/>
                  <w:b/>
                  <w:sz w:val="20"/>
                </w:rPr>
                <w:delText>Date</w:delText>
              </w:r>
            </w:del>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300" w:line="240" w:lineRule="atLeast"/>
              <w:ind w:right="-360"/>
              <w:rPr>
                <w:rFonts w:ascii="Palatino" w:hAnsi="Palatino"/>
                <w:b/>
                <w:sz w:val="20"/>
              </w:rPr>
            </w:pPr>
            <w:del w:id="265" w:author="Alvin Chang" w:date="2011-03-22T01:53:00Z">
              <w:r w:rsidRPr="005A2EF4" w:rsidDel="00033CCC">
                <w:rPr>
                  <w:rFonts w:ascii="Palatino" w:hAnsi="Palatino"/>
                  <w:b/>
                  <w:sz w:val="20"/>
                </w:rPr>
                <w:delText>Related documents</w:delText>
              </w:r>
            </w:del>
          </w:p>
        </w:tc>
      </w:tr>
      <w:tr w:rsidR="007439FF"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7439FF" w:rsidRPr="005A2EF4" w:rsidRDefault="007439FF" w:rsidP="00FF6D0E">
            <w:pPr>
              <w:tabs>
                <w:tab w:val="left" w:pos="1260"/>
              </w:tabs>
              <w:spacing w:before="120" w:after="60" w:line="240" w:lineRule="atLeast"/>
              <w:rPr>
                <w:rFonts w:ascii="Palatino" w:hAnsi="Palatino"/>
                <w:b/>
                <w:sz w:val="20"/>
              </w:rPr>
            </w:pPr>
            <w:del w:id="266" w:author="Alvin Chang" w:date="2011-03-22T01:53:00Z">
              <w:r w:rsidRPr="005A2EF4" w:rsidDel="00033CCC">
                <w:rPr>
                  <w:rFonts w:ascii="Palatino" w:hAnsi="Palatino"/>
                  <w:b/>
                  <w:sz w:val="20"/>
                </w:rPr>
                <w:delText xml:space="preserve">Project Plan   </w:delText>
              </w:r>
              <w:r w:rsidRPr="005A2EF4" w:rsidDel="00033CCC">
                <w:rPr>
                  <w:rFonts w:ascii="Palatino" w:hAnsi="Palatino"/>
                  <w:sz w:val="20"/>
                </w:rPr>
                <w:delText xml:space="preserve"> GG/COMS/MP.2</w:delText>
              </w:r>
            </w:del>
          </w:p>
        </w:tc>
        <w:tc>
          <w:tcPr>
            <w:tcW w:w="3960" w:type="dxa"/>
            <w:gridSpan w:val="9"/>
            <w:tcBorders>
              <w:top w:val="single" w:sz="6" w:space="0" w:color="auto"/>
              <w:left w:val="single" w:sz="6" w:space="0" w:color="auto"/>
              <w:bottom w:val="single" w:sz="6" w:space="0" w:color="auto"/>
              <w:right w:val="single" w:sz="12" w:space="0" w:color="auto"/>
            </w:tcBorders>
          </w:tcPr>
          <w:p w:rsidR="007439FF" w:rsidRPr="005A2EF4" w:rsidRDefault="007439FF" w:rsidP="00FF6D0E">
            <w:pPr>
              <w:tabs>
                <w:tab w:val="left" w:pos="900"/>
              </w:tabs>
              <w:spacing w:before="120" w:after="60" w:line="240" w:lineRule="atLeast"/>
              <w:rPr>
                <w:rFonts w:ascii="Palatino" w:hAnsi="Palatino"/>
                <w:b/>
                <w:sz w:val="20"/>
              </w:rPr>
            </w:pPr>
            <w:del w:id="267" w:author="Alvin Chang" w:date="2011-03-22T01:53:00Z">
              <w:r w:rsidRPr="005A2EF4" w:rsidDel="00033CCC">
                <w:rPr>
                  <w:rFonts w:ascii="Palatino" w:hAnsi="Palatino"/>
                  <w:b/>
                  <w:sz w:val="20"/>
                </w:rPr>
                <w:delText xml:space="preserve">QA Plan  </w:delText>
              </w:r>
              <w:r w:rsidRPr="005A2EF4" w:rsidDel="00033CCC">
                <w:rPr>
                  <w:rFonts w:ascii="Palatino" w:hAnsi="Palatino"/>
                  <w:sz w:val="20"/>
                </w:rPr>
                <w:delText xml:space="preserve"> GG / COMS /MQ.1</w:delText>
              </w:r>
            </w:del>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420" w:line="240" w:lineRule="atLeast"/>
              <w:ind w:right="-360"/>
              <w:rPr>
                <w:rFonts w:ascii="Palatino" w:hAnsi="Palatino"/>
                <w:b/>
                <w:sz w:val="20"/>
              </w:rPr>
            </w:pPr>
            <w:del w:id="268" w:author="Alvin Chang" w:date="2011-03-22T01:53:00Z">
              <w:r w:rsidRPr="005A2EF4" w:rsidDel="00033CCC">
                <w:rPr>
                  <w:rFonts w:ascii="Palatino" w:hAnsi="Palatino"/>
                  <w:b/>
                  <w:sz w:val="20"/>
                </w:rPr>
                <w:delText>Standards</w:delText>
              </w:r>
            </w:del>
          </w:p>
        </w:tc>
      </w:tr>
      <w:tr w:rsidR="007439FF" w:rsidRPr="005A2EF4" w:rsidTr="00066288">
        <w:trPr>
          <w:cantSplit/>
          <w:trHeight w:val="1526"/>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066288">
            <w:pPr>
              <w:rPr>
                <w:rFonts w:ascii="Palatino Linotype" w:hAnsi="Palatino Linotype"/>
                <w:b/>
              </w:rPr>
            </w:pPr>
            <w:del w:id="269" w:author="Alvin Chang" w:date="2011-03-22T01:53:00Z">
              <w:r w:rsidRPr="005A2EF4" w:rsidDel="00033CCC">
                <w:rPr>
                  <w:rFonts w:ascii="Palatino Linotype" w:hAnsi="Palatino Linotype"/>
                  <w:b/>
                </w:rPr>
                <w:delText>Instructions</w:delText>
              </w:r>
            </w:del>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1560" w:line="240" w:lineRule="atLeast"/>
              <w:ind w:right="-360"/>
              <w:rPr>
                <w:rFonts w:ascii="Palatino" w:hAnsi="Palatino"/>
                <w:sz w:val="20"/>
              </w:rPr>
            </w:pPr>
            <w:del w:id="270" w:author="Alvin Chang" w:date="2011-03-22T01:53:00Z">
              <w:r w:rsidRPr="005A2EF4" w:rsidDel="00033CCC">
                <w:rPr>
                  <w:rFonts w:ascii="Palatino" w:hAnsi="Palatino"/>
                  <w:b/>
                  <w:sz w:val="20"/>
                </w:rPr>
                <w:delText>Deliverables from this task</w:delText>
              </w:r>
            </w:del>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1440" w:line="240" w:lineRule="atLeast"/>
              <w:ind w:right="-360"/>
              <w:rPr>
                <w:rFonts w:ascii="Palatino" w:hAnsi="Palatino"/>
                <w:sz w:val="20"/>
              </w:rPr>
            </w:pPr>
            <w:del w:id="271" w:author="Alvin Chang" w:date="2011-03-22T01:53:00Z">
              <w:r w:rsidRPr="005A2EF4" w:rsidDel="00033CCC">
                <w:rPr>
                  <w:rFonts w:ascii="Palatino" w:hAnsi="Palatino"/>
                  <w:b/>
                  <w:sz w:val="20"/>
                </w:rPr>
                <w:delText>Acceptance criteria</w:delText>
              </w:r>
            </w:del>
          </w:p>
        </w:tc>
      </w:tr>
      <w:tr w:rsidR="007439FF"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20" w:line="240" w:lineRule="atLeast"/>
              <w:ind w:right="-360"/>
              <w:rPr>
                <w:rFonts w:ascii="Palatino" w:hAnsi="Palatino"/>
                <w:b/>
                <w:sz w:val="20"/>
              </w:rPr>
            </w:pPr>
            <w:del w:id="272" w:author="Alvin Chang" w:date="2011-03-22T01:53:00Z">
              <w:r w:rsidRPr="005A2EF4" w:rsidDel="00033CCC">
                <w:rPr>
                  <w:rFonts w:ascii="Palatino" w:hAnsi="Palatino"/>
                  <w:b/>
                  <w:sz w:val="20"/>
                </w:rPr>
                <w:delText>Budget</w:delText>
              </w:r>
            </w:del>
          </w:p>
        </w:tc>
        <w:tc>
          <w:tcPr>
            <w:tcW w:w="3960" w:type="dxa"/>
            <w:gridSpan w:val="9"/>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80" w:after="120" w:line="240" w:lineRule="atLeast"/>
              <w:ind w:right="-360"/>
              <w:rPr>
                <w:rFonts w:ascii="Palatino" w:hAnsi="Palatino"/>
                <w:b/>
                <w:sz w:val="20"/>
              </w:rPr>
            </w:pPr>
            <w:del w:id="273" w:author="Alvin Chang" w:date="2011-03-22T01:53:00Z">
              <w:r w:rsidRPr="005A2EF4" w:rsidDel="00033CCC">
                <w:rPr>
                  <w:rFonts w:ascii="Palatino" w:hAnsi="Palatino"/>
                  <w:b/>
                  <w:sz w:val="20"/>
                </w:rPr>
                <w:delText>Start date</w:delText>
              </w:r>
            </w:del>
          </w:p>
        </w:tc>
      </w:tr>
      <w:tr w:rsidR="007439FF"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20" w:line="240" w:lineRule="atLeast"/>
              <w:ind w:right="-360"/>
              <w:rPr>
                <w:rFonts w:ascii="Palatino" w:hAnsi="Palatino"/>
                <w:b/>
                <w:sz w:val="20"/>
              </w:rPr>
            </w:pPr>
          </w:p>
        </w:tc>
        <w:tc>
          <w:tcPr>
            <w:tcW w:w="3960" w:type="dxa"/>
            <w:gridSpan w:val="9"/>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80" w:after="120" w:line="240" w:lineRule="atLeast"/>
              <w:ind w:right="-360"/>
              <w:rPr>
                <w:rFonts w:ascii="Palatino" w:hAnsi="Palatino"/>
                <w:b/>
                <w:sz w:val="20"/>
              </w:rPr>
            </w:pPr>
            <w:del w:id="274" w:author="Alvin Chang" w:date="2011-03-22T01:53:00Z">
              <w:r w:rsidRPr="005A2EF4" w:rsidDel="00033CCC">
                <w:rPr>
                  <w:rFonts w:ascii="Palatino" w:hAnsi="Palatino"/>
                  <w:b/>
                  <w:sz w:val="20"/>
                </w:rPr>
                <w:delText>Finish date</w:delText>
              </w:r>
            </w:del>
          </w:p>
        </w:tc>
      </w:tr>
      <w:tr w:rsidR="007439FF" w:rsidRPr="005A2EF4" w:rsidTr="00FF6D0E">
        <w:trPr>
          <w:cantSplit/>
        </w:trPr>
        <w:tc>
          <w:tcPr>
            <w:tcW w:w="2880" w:type="dxa"/>
            <w:gridSpan w:val="4"/>
            <w:tcBorders>
              <w:top w:val="single" w:sz="6" w:space="0" w:color="auto"/>
              <w:left w:val="single" w:sz="12" w:space="0" w:color="auto"/>
            </w:tcBorders>
          </w:tcPr>
          <w:p w:rsidR="007439FF" w:rsidRPr="005A2EF4" w:rsidRDefault="007439FF" w:rsidP="00FF6D0E">
            <w:pPr>
              <w:spacing w:before="180" w:after="120" w:line="240" w:lineRule="atLeast"/>
              <w:ind w:right="-360"/>
              <w:rPr>
                <w:rFonts w:ascii="Palatino" w:hAnsi="Palatino"/>
                <w:b/>
                <w:sz w:val="20"/>
              </w:rPr>
            </w:pPr>
            <w:del w:id="275" w:author="Alvin Chang" w:date="2011-03-22T01:53:00Z">
              <w:r w:rsidRPr="005A2EF4" w:rsidDel="00033CCC">
                <w:rPr>
                  <w:rFonts w:ascii="Palatino" w:hAnsi="Palatino"/>
                  <w:b/>
                  <w:sz w:val="20"/>
                </w:rPr>
                <w:delText>Reviewed &amp; completed</w:delText>
              </w:r>
            </w:del>
          </w:p>
        </w:tc>
        <w:tc>
          <w:tcPr>
            <w:tcW w:w="5480" w:type="dxa"/>
            <w:gridSpan w:val="13"/>
            <w:tcBorders>
              <w:top w:val="single" w:sz="6" w:space="0" w:color="auto"/>
              <w:right w:val="single" w:sz="12" w:space="0" w:color="auto"/>
            </w:tcBorders>
          </w:tcPr>
          <w:p w:rsidR="007439FF" w:rsidRPr="005A2EF4" w:rsidRDefault="007439FF" w:rsidP="00FF6D0E">
            <w:pPr>
              <w:tabs>
                <w:tab w:val="left" w:pos="720"/>
              </w:tabs>
              <w:spacing w:before="180" w:after="120" w:line="240" w:lineRule="atLeast"/>
              <w:ind w:right="-360"/>
              <w:rPr>
                <w:rFonts w:ascii="Palatino" w:hAnsi="Palatino"/>
                <w:b/>
                <w:sz w:val="20"/>
              </w:rPr>
            </w:pPr>
            <w:del w:id="276" w:author="Alvin Chang" w:date="2011-03-22T01:53:00Z">
              <w:r w:rsidRPr="005A2EF4" w:rsidDel="00033CCC">
                <w:rPr>
                  <w:rFonts w:ascii="Palatino" w:hAnsi="Palatino"/>
                  <w:b/>
                  <w:sz w:val="20"/>
                </w:rPr>
                <w:delText>(Signature)</w:delText>
              </w:r>
            </w:del>
          </w:p>
        </w:tc>
      </w:tr>
      <w:tr w:rsidR="007439FF" w:rsidRPr="005A2EF4" w:rsidTr="00FF6D0E">
        <w:trPr>
          <w:cantSplit/>
        </w:trPr>
        <w:tc>
          <w:tcPr>
            <w:tcW w:w="2880" w:type="dxa"/>
            <w:gridSpan w:val="4"/>
            <w:tcBorders>
              <w:left w:val="single" w:sz="12" w:space="0" w:color="auto"/>
              <w:bottom w:val="single" w:sz="12" w:space="0" w:color="auto"/>
            </w:tcBorders>
          </w:tcPr>
          <w:p w:rsidR="007439FF" w:rsidRPr="005A2EF4" w:rsidRDefault="007439FF" w:rsidP="00FF6D0E">
            <w:pPr>
              <w:spacing w:before="180" w:after="120" w:line="240" w:lineRule="atLeast"/>
              <w:ind w:right="-360"/>
              <w:rPr>
                <w:rFonts w:ascii="Palatino" w:hAnsi="Palatino"/>
                <w:b/>
                <w:sz w:val="20"/>
              </w:rPr>
            </w:pPr>
          </w:p>
        </w:tc>
        <w:tc>
          <w:tcPr>
            <w:tcW w:w="5480" w:type="dxa"/>
            <w:gridSpan w:val="13"/>
            <w:tcBorders>
              <w:bottom w:val="single" w:sz="12" w:space="0" w:color="auto"/>
              <w:right w:val="single" w:sz="12" w:space="0" w:color="auto"/>
            </w:tcBorders>
          </w:tcPr>
          <w:p w:rsidR="007439FF" w:rsidRPr="005A2EF4" w:rsidRDefault="007439FF" w:rsidP="00FF6D0E">
            <w:pPr>
              <w:spacing w:before="180" w:after="120" w:line="240" w:lineRule="atLeast"/>
              <w:ind w:right="-360"/>
              <w:rPr>
                <w:rFonts w:ascii="Palatino" w:hAnsi="Palatino"/>
                <w:b/>
                <w:sz w:val="20"/>
              </w:rPr>
            </w:pPr>
            <w:del w:id="277" w:author="Alvin Chang" w:date="2011-03-22T01:53:00Z">
              <w:r w:rsidRPr="005A2EF4" w:rsidDel="00033CCC">
                <w:rPr>
                  <w:rFonts w:ascii="Palatino" w:hAnsi="Palatino"/>
                  <w:b/>
                  <w:sz w:val="20"/>
                </w:rPr>
                <w:delText>Date</w:delText>
              </w:r>
            </w:del>
          </w:p>
        </w:tc>
      </w:tr>
      <w:tr w:rsidR="007439FF"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7439FF" w:rsidRDefault="007439FF" w:rsidP="00FF6D0E">
            <w:pPr>
              <w:pStyle w:val="toctop"/>
              <w:rPr>
                <w:sz w:val="2"/>
                <w:szCs w:val="2"/>
              </w:rPr>
            </w:pPr>
            <w:r>
              <w:lastRenderedPageBreak/>
              <w:t>Time Reporting Form</w:t>
            </w:r>
            <w:ins w:id="278" w:author="Alvin Chang" w:date="2011-03-22T02:52:00Z">
              <w:r w:rsidR="00F57D02">
                <w:t xml:space="preserve"> (Weekly)</w:t>
              </w:r>
            </w:ins>
            <w:r>
              <w:rPr>
                <w:sz w:val="2"/>
                <w:szCs w:val="2"/>
              </w:rPr>
              <w:tab/>
            </w:r>
            <w:r>
              <w:rPr>
                <w:b w:val="0"/>
                <w:sz w:val="16"/>
                <w:szCs w:val="16"/>
              </w:rPr>
              <w:t>GG/Forms/TRS</w:t>
            </w:r>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Cylinders</w:t>
            </w:r>
            <w:r>
              <w:rPr>
                <w:rFonts w:ascii="Palatino" w:hAnsi="Palatino"/>
                <w:sz w:val="20"/>
              </w:rPr>
              <w:t xml:space="preserve"> &amp;</w:t>
            </w:r>
            <w:r w:rsidRPr="005A2EF4">
              <w:rPr>
                <w:rFonts w:ascii="Palatino" w:hAnsi="Palatino"/>
                <w:sz w:val="20"/>
              </w:rPr>
              <w:t xml:space="preserve"> Orders Management System (COMS)</w:t>
            </w:r>
          </w:p>
        </w:tc>
      </w:tr>
      <w:tr w:rsidR="007439FF" w:rsidRPr="005A2EF4" w:rsidTr="00FF6D0E">
        <w:trPr>
          <w:cantSplit/>
        </w:trPr>
        <w:tc>
          <w:tcPr>
            <w:tcW w:w="3320" w:type="dxa"/>
            <w:gridSpan w:val="6"/>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80"/>
              <w:rPr>
                <w:rFonts w:ascii="Palatino" w:hAnsi="Palatino"/>
                <w:b/>
                <w:sz w:val="20"/>
              </w:rPr>
            </w:pPr>
            <w:r w:rsidRPr="005A2EF4">
              <w:rPr>
                <w:rFonts w:ascii="Palatino" w:hAnsi="Palatino"/>
                <w:b/>
                <w:sz w:val="20"/>
              </w:rPr>
              <w:t>Staff Name</w:t>
            </w:r>
          </w:p>
        </w:tc>
        <w:tc>
          <w:tcPr>
            <w:tcW w:w="2520" w:type="dxa"/>
            <w:gridSpan w:val="5"/>
            <w:tcBorders>
              <w:top w:val="single" w:sz="6" w:space="0" w:color="auto"/>
              <w:left w:val="single" w:sz="6" w:space="0" w:color="auto"/>
              <w:bottom w:val="single" w:sz="6" w:space="0" w:color="auto"/>
              <w:right w:val="single" w:sz="6" w:space="0" w:color="auto"/>
            </w:tcBorders>
          </w:tcPr>
          <w:p w:rsidR="007439FF" w:rsidRPr="005A2EF4" w:rsidRDefault="007439FF" w:rsidP="00FF6D0E">
            <w:pPr>
              <w:tabs>
                <w:tab w:val="right" w:pos="720"/>
              </w:tabs>
              <w:spacing w:before="180" w:after="180"/>
              <w:rPr>
                <w:rFonts w:ascii="Palatino" w:hAnsi="Palatino"/>
                <w:b/>
                <w:sz w:val="20"/>
              </w:rPr>
            </w:pPr>
            <w:r w:rsidRPr="005A2EF4">
              <w:rPr>
                <w:rFonts w:ascii="Palatino" w:hAnsi="Palatino"/>
                <w:b/>
                <w:sz w:val="20"/>
              </w:rPr>
              <w:tab/>
              <w:t>Date</w:t>
            </w:r>
          </w:p>
        </w:tc>
        <w:tc>
          <w:tcPr>
            <w:tcW w:w="2520" w:type="dxa"/>
            <w:gridSpan w:val="6"/>
            <w:tcBorders>
              <w:top w:val="single" w:sz="6" w:space="0" w:color="auto"/>
              <w:left w:val="single" w:sz="6" w:space="0" w:color="auto"/>
              <w:bottom w:val="single" w:sz="6" w:space="0" w:color="auto"/>
              <w:right w:val="single" w:sz="12" w:space="0" w:color="auto"/>
            </w:tcBorders>
          </w:tcPr>
          <w:p w:rsidR="007439FF" w:rsidRPr="005A2EF4" w:rsidRDefault="007439F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GG/COMS/MR.1/</w:t>
            </w:r>
          </w:p>
        </w:tc>
      </w:tr>
      <w:tr w:rsidR="007439FF" w:rsidRPr="005A2EF4" w:rsidTr="00FF6D0E">
        <w:trPr>
          <w:cantSplit/>
        </w:trPr>
        <w:tc>
          <w:tcPr>
            <w:tcW w:w="3320" w:type="dxa"/>
            <w:gridSpan w:val="6"/>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60" w:after="60" w:line="360" w:lineRule="atLeast"/>
              <w:rPr>
                <w:rFonts w:ascii="Palatino" w:hAnsi="Palatino"/>
                <w:sz w:val="20"/>
              </w:rPr>
            </w:pPr>
            <w:r w:rsidRPr="005A2EF4">
              <w:rPr>
                <w:rFonts w:ascii="Palatino" w:hAnsi="Palatino"/>
                <w:b/>
                <w:sz w:val="20"/>
              </w:rPr>
              <w:t>Report Period</w:t>
            </w:r>
          </w:p>
        </w:tc>
        <w:tc>
          <w:tcPr>
            <w:tcW w:w="5040" w:type="dxa"/>
            <w:gridSpan w:val="11"/>
            <w:tcBorders>
              <w:top w:val="single" w:sz="6" w:space="0" w:color="auto"/>
              <w:left w:val="single" w:sz="6" w:space="0" w:color="auto"/>
              <w:bottom w:val="single" w:sz="6" w:space="0" w:color="auto"/>
              <w:right w:val="single" w:sz="12" w:space="0" w:color="auto"/>
            </w:tcBorders>
          </w:tcPr>
          <w:p w:rsidR="007439FF" w:rsidRPr="005A2EF4" w:rsidRDefault="007439F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F57D02" w:rsidRPr="005A2EF4" w:rsidTr="006641B6">
        <w:trPr>
          <w:cantSplit/>
        </w:trPr>
        <w:tc>
          <w:tcPr>
            <w:tcW w:w="3320" w:type="dxa"/>
            <w:gridSpan w:val="6"/>
            <w:tcBorders>
              <w:top w:val="single" w:sz="12"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b/>
                <w:sz w:val="20"/>
              </w:rPr>
            </w:pPr>
            <w:ins w:id="279" w:author="Alvin Chang" w:date="2011-03-22T02:50:00Z">
              <w:r w:rsidRPr="005A2EF4">
                <w:rPr>
                  <w:rFonts w:ascii="Palatino" w:hAnsi="Palatino"/>
                  <w:b/>
                  <w:sz w:val="20"/>
                </w:rPr>
                <w:t>Task Description</w:t>
              </w:r>
            </w:ins>
          </w:p>
        </w:tc>
        <w:tc>
          <w:tcPr>
            <w:tcW w:w="5040" w:type="dxa"/>
            <w:gridSpan w:val="11"/>
            <w:tcBorders>
              <w:top w:val="single" w:sz="12" w:space="0" w:color="auto"/>
              <w:left w:val="single" w:sz="6" w:space="0" w:color="auto"/>
              <w:bottom w:val="single" w:sz="6" w:space="0" w:color="auto"/>
              <w:right w:val="single" w:sz="12" w:space="0" w:color="auto"/>
            </w:tcBorders>
          </w:tcPr>
          <w:p w:rsidR="00F57D02" w:rsidRPr="005A2EF4" w:rsidDel="00F57D02" w:rsidRDefault="00F57D02" w:rsidP="00FF6D0E">
            <w:pPr>
              <w:spacing w:before="120" w:after="120"/>
              <w:jc w:val="center"/>
              <w:rPr>
                <w:del w:id="280" w:author="Alvin Chang" w:date="2011-03-22T02:51:00Z"/>
                <w:rFonts w:ascii="Palatino" w:hAnsi="Palatino"/>
                <w:b/>
                <w:sz w:val="20"/>
              </w:rPr>
            </w:pPr>
            <w:r w:rsidRPr="005A2EF4">
              <w:rPr>
                <w:rFonts w:ascii="Palatino" w:hAnsi="Palatino"/>
                <w:b/>
                <w:sz w:val="20"/>
              </w:rPr>
              <w:t xml:space="preserve">Time Spent </w:t>
            </w:r>
            <w:del w:id="281" w:author="Alvin Chang" w:date="2011-03-22T02:51:00Z">
              <w:r w:rsidRPr="005A2EF4" w:rsidDel="00F57D02">
                <w:rPr>
                  <w:rFonts w:ascii="Palatino" w:hAnsi="Palatino"/>
                  <w:b/>
                  <w:sz w:val="20"/>
                </w:rPr>
                <w:delText xml:space="preserve">during Week Ending </w:delText>
              </w:r>
            </w:del>
          </w:p>
          <w:p w:rsidR="00F57D02" w:rsidRPr="005A2EF4" w:rsidRDefault="00F57D02">
            <w:pPr>
              <w:spacing w:before="120" w:after="120"/>
              <w:jc w:val="center"/>
              <w:rPr>
                <w:rFonts w:ascii="Palatino" w:hAnsi="Palatino"/>
                <w:b/>
                <w:sz w:val="20"/>
              </w:rPr>
              <w:pPrChange w:id="282" w:author="Alvin Chang" w:date="2011-03-22T02:51:00Z">
                <w:pPr>
                  <w:spacing w:before="360"/>
                  <w:jc w:val="center"/>
                </w:pPr>
              </w:pPrChange>
            </w:pPr>
            <w:del w:id="283" w:author="Alvin Chang" w:date="2011-03-22T02:51:00Z">
              <w:r w:rsidRPr="005A2EF4" w:rsidDel="00F57D02">
                <w:rPr>
                  <w:rFonts w:ascii="Palatino" w:hAnsi="Palatino"/>
                  <w:b/>
                  <w:sz w:val="20"/>
                </w:rPr>
                <w:delText>Total</w:delText>
              </w:r>
            </w:del>
            <w:ins w:id="284" w:author="Alvin Chang" w:date="2011-03-22T02:51:00Z">
              <w:r>
                <w:rPr>
                  <w:rFonts w:ascii="Palatino" w:hAnsi="Palatino"/>
                  <w:b/>
                  <w:sz w:val="20"/>
                </w:rPr>
                <w:t>on Task During Report Period</w:t>
              </w:r>
            </w:ins>
            <w:ins w:id="285" w:author="Alvin Chang" w:date="2011-03-22T02:52:00Z">
              <w:r>
                <w:rPr>
                  <w:rFonts w:ascii="Palatino" w:hAnsi="Palatino"/>
                  <w:b/>
                  <w:sz w:val="20"/>
                </w:rPr>
                <w:t xml:space="preserve"> (Hours)</w:t>
              </w:r>
            </w:ins>
          </w:p>
        </w:tc>
      </w:tr>
      <w:tr w:rsidR="00F57D02" w:rsidRPr="005A2EF4" w:rsidTr="00323341">
        <w:trPr>
          <w:cantSplit/>
          <w:trHeight w:val="192"/>
        </w:trPr>
        <w:tc>
          <w:tcPr>
            <w:tcW w:w="7026" w:type="dxa"/>
            <w:gridSpan w:val="15"/>
            <w:tcBorders>
              <w:top w:val="single" w:sz="12" w:space="0" w:color="auto"/>
              <w:left w:val="single" w:sz="12" w:space="0" w:color="auto"/>
              <w:right w:val="single" w:sz="6" w:space="0" w:color="auto"/>
            </w:tcBorders>
          </w:tcPr>
          <w:p w:rsidR="00F57D02" w:rsidRPr="005A2EF4" w:rsidRDefault="00F57D02" w:rsidP="00FF6D0E">
            <w:pPr>
              <w:spacing w:before="120" w:after="120"/>
              <w:rPr>
                <w:rFonts w:ascii="Palatino" w:hAnsi="Palatino"/>
                <w:sz w:val="20"/>
              </w:rPr>
            </w:pPr>
          </w:p>
        </w:tc>
        <w:tc>
          <w:tcPr>
            <w:tcW w:w="1334" w:type="dxa"/>
            <w:gridSpan w:val="2"/>
            <w:tcBorders>
              <w:top w:val="single" w:sz="12" w:space="0" w:color="auto"/>
              <w:left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323341">
        <w:trPr>
          <w:cantSplit/>
          <w:trHeight w:val="192"/>
        </w:trPr>
        <w:tc>
          <w:tcPr>
            <w:tcW w:w="7026" w:type="dxa"/>
            <w:gridSpan w:val="15"/>
            <w:tcBorders>
              <w:top w:val="single" w:sz="6"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sz w:val="20"/>
              </w:rPr>
            </w:pPr>
          </w:p>
        </w:tc>
        <w:tc>
          <w:tcPr>
            <w:tcW w:w="1334" w:type="dxa"/>
            <w:gridSpan w:val="2"/>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323341">
        <w:trPr>
          <w:cantSplit/>
          <w:trHeight w:val="192"/>
        </w:trPr>
        <w:tc>
          <w:tcPr>
            <w:tcW w:w="7026" w:type="dxa"/>
            <w:gridSpan w:val="15"/>
            <w:tcBorders>
              <w:top w:val="single" w:sz="6"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sz w:val="20"/>
              </w:rPr>
            </w:pPr>
          </w:p>
        </w:tc>
        <w:tc>
          <w:tcPr>
            <w:tcW w:w="1334" w:type="dxa"/>
            <w:gridSpan w:val="2"/>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323341">
        <w:trPr>
          <w:cantSplit/>
          <w:trHeight w:val="192"/>
        </w:trPr>
        <w:tc>
          <w:tcPr>
            <w:tcW w:w="7026" w:type="dxa"/>
            <w:gridSpan w:val="15"/>
            <w:tcBorders>
              <w:top w:val="single" w:sz="6"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sz w:val="20"/>
              </w:rPr>
            </w:pPr>
          </w:p>
        </w:tc>
        <w:tc>
          <w:tcPr>
            <w:tcW w:w="1334" w:type="dxa"/>
            <w:gridSpan w:val="2"/>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323341">
        <w:trPr>
          <w:cantSplit/>
          <w:trHeight w:val="192"/>
        </w:trPr>
        <w:tc>
          <w:tcPr>
            <w:tcW w:w="7026" w:type="dxa"/>
            <w:gridSpan w:val="15"/>
            <w:tcBorders>
              <w:top w:val="single" w:sz="6"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sz w:val="20"/>
              </w:rPr>
            </w:pPr>
          </w:p>
        </w:tc>
        <w:tc>
          <w:tcPr>
            <w:tcW w:w="1334" w:type="dxa"/>
            <w:gridSpan w:val="2"/>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323341">
        <w:trPr>
          <w:cantSplit/>
          <w:trHeight w:val="192"/>
        </w:trPr>
        <w:tc>
          <w:tcPr>
            <w:tcW w:w="7026" w:type="dxa"/>
            <w:gridSpan w:val="15"/>
            <w:tcBorders>
              <w:top w:val="single" w:sz="6"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sz w:val="20"/>
              </w:rPr>
            </w:pPr>
          </w:p>
        </w:tc>
        <w:tc>
          <w:tcPr>
            <w:tcW w:w="1334" w:type="dxa"/>
            <w:gridSpan w:val="2"/>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323341">
        <w:trPr>
          <w:cantSplit/>
          <w:trHeight w:val="192"/>
        </w:trPr>
        <w:tc>
          <w:tcPr>
            <w:tcW w:w="7026" w:type="dxa"/>
            <w:gridSpan w:val="15"/>
            <w:tcBorders>
              <w:top w:val="single" w:sz="6"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sz w:val="20"/>
              </w:rPr>
            </w:pPr>
          </w:p>
        </w:tc>
        <w:tc>
          <w:tcPr>
            <w:tcW w:w="1334" w:type="dxa"/>
            <w:gridSpan w:val="2"/>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323341">
        <w:trPr>
          <w:cantSplit/>
          <w:trHeight w:val="192"/>
        </w:trPr>
        <w:tc>
          <w:tcPr>
            <w:tcW w:w="7026" w:type="dxa"/>
            <w:gridSpan w:val="15"/>
            <w:tcBorders>
              <w:top w:val="single" w:sz="6"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sz w:val="20"/>
              </w:rPr>
            </w:pPr>
          </w:p>
        </w:tc>
        <w:tc>
          <w:tcPr>
            <w:tcW w:w="1334" w:type="dxa"/>
            <w:gridSpan w:val="2"/>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323341">
        <w:trPr>
          <w:cantSplit/>
          <w:trHeight w:val="192"/>
        </w:trPr>
        <w:tc>
          <w:tcPr>
            <w:tcW w:w="7026" w:type="dxa"/>
            <w:gridSpan w:val="15"/>
            <w:tcBorders>
              <w:top w:val="single" w:sz="6"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sz w:val="20"/>
              </w:rPr>
            </w:pPr>
          </w:p>
        </w:tc>
        <w:tc>
          <w:tcPr>
            <w:tcW w:w="1334" w:type="dxa"/>
            <w:gridSpan w:val="2"/>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323341">
        <w:trPr>
          <w:cantSplit/>
          <w:trHeight w:val="192"/>
        </w:trPr>
        <w:tc>
          <w:tcPr>
            <w:tcW w:w="7026" w:type="dxa"/>
            <w:gridSpan w:val="15"/>
            <w:tcBorders>
              <w:top w:val="single" w:sz="6" w:space="0" w:color="auto"/>
              <w:left w:val="single" w:sz="12" w:space="0" w:color="auto"/>
              <w:bottom w:val="single" w:sz="6" w:space="0" w:color="auto"/>
              <w:right w:val="single" w:sz="6" w:space="0" w:color="auto"/>
            </w:tcBorders>
          </w:tcPr>
          <w:p w:rsidR="00F57D02" w:rsidRPr="005A2EF4" w:rsidRDefault="00F57D02" w:rsidP="00323341">
            <w:pPr>
              <w:spacing w:before="120" w:after="120"/>
              <w:rPr>
                <w:rFonts w:ascii="Palatino" w:hAnsi="Palatino"/>
                <w:sz w:val="20"/>
              </w:rPr>
            </w:pPr>
          </w:p>
        </w:tc>
        <w:tc>
          <w:tcPr>
            <w:tcW w:w="1334" w:type="dxa"/>
            <w:gridSpan w:val="2"/>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323341">
        <w:trPr>
          <w:cantSplit/>
          <w:trHeight w:val="192"/>
        </w:trPr>
        <w:tc>
          <w:tcPr>
            <w:tcW w:w="7026" w:type="dxa"/>
            <w:gridSpan w:val="15"/>
            <w:tcBorders>
              <w:top w:val="single" w:sz="6"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sz w:val="20"/>
              </w:rPr>
            </w:pPr>
          </w:p>
        </w:tc>
        <w:tc>
          <w:tcPr>
            <w:tcW w:w="1334" w:type="dxa"/>
            <w:gridSpan w:val="2"/>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323341">
        <w:trPr>
          <w:cantSplit/>
          <w:trHeight w:val="192"/>
        </w:trPr>
        <w:tc>
          <w:tcPr>
            <w:tcW w:w="7026" w:type="dxa"/>
            <w:gridSpan w:val="15"/>
            <w:tcBorders>
              <w:top w:val="single" w:sz="6"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sz w:val="20"/>
              </w:rPr>
            </w:pPr>
          </w:p>
        </w:tc>
        <w:tc>
          <w:tcPr>
            <w:tcW w:w="1334" w:type="dxa"/>
            <w:gridSpan w:val="2"/>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323341">
        <w:trPr>
          <w:cantSplit/>
          <w:trHeight w:val="192"/>
        </w:trPr>
        <w:tc>
          <w:tcPr>
            <w:tcW w:w="7026" w:type="dxa"/>
            <w:gridSpan w:val="15"/>
            <w:tcBorders>
              <w:top w:val="single" w:sz="6" w:space="0" w:color="auto"/>
              <w:left w:val="single" w:sz="12" w:space="0" w:color="auto"/>
              <w:bottom w:val="single" w:sz="12" w:space="0" w:color="auto"/>
              <w:right w:val="single" w:sz="6" w:space="0" w:color="auto"/>
            </w:tcBorders>
          </w:tcPr>
          <w:p w:rsidR="00F57D02" w:rsidRPr="005A2EF4" w:rsidRDefault="005207C3" w:rsidP="005207C3">
            <w:pPr>
              <w:spacing w:before="120" w:after="120"/>
              <w:rPr>
                <w:rFonts w:ascii="Palatino" w:hAnsi="Palatino"/>
                <w:sz w:val="20"/>
              </w:rPr>
            </w:pPr>
            <w:ins w:id="286" w:author="Alvin Chang" w:date="2011-03-22T03:17:00Z">
              <w:r>
                <w:rPr>
                  <w:rFonts w:ascii="Palatino" w:hAnsi="Palatino"/>
                  <w:sz w:val="20"/>
                </w:rPr>
                <w:t>Total Hours Spent in Week</w:t>
              </w:r>
            </w:ins>
          </w:p>
        </w:tc>
        <w:tc>
          <w:tcPr>
            <w:tcW w:w="1334" w:type="dxa"/>
            <w:gridSpan w:val="2"/>
            <w:tcBorders>
              <w:top w:val="single" w:sz="6" w:space="0" w:color="auto"/>
              <w:left w:val="single" w:sz="6" w:space="0" w:color="auto"/>
              <w:bottom w:val="single" w:sz="12" w:space="0" w:color="auto"/>
              <w:right w:val="single" w:sz="12" w:space="0" w:color="auto"/>
            </w:tcBorders>
          </w:tcPr>
          <w:p w:rsidR="00F57D02" w:rsidRPr="005A2EF4" w:rsidRDefault="00F57D02" w:rsidP="00FF6D0E">
            <w:pPr>
              <w:spacing w:before="120" w:after="120"/>
              <w:rPr>
                <w:rFonts w:ascii="Palatino" w:hAnsi="Palatino"/>
                <w:sz w:val="20"/>
              </w:rPr>
            </w:pPr>
          </w:p>
        </w:tc>
      </w:tr>
      <w:tr w:rsidR="007439FF"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7439FF" w:rsidRDefault="007439FF" w:rsidP="00FF6D0E">
            <w:pPr>
              <w:pStyle w:val="toctop"/>
              <w:rPr>
                <w:sz w:val="2"/>
                <w:szCs w:val="2"/>
              </w:rPr>
            </w:pPr>
            <w:r>
              <w:lastRenderedPageBreak/>
              <w:t>Situation Report Form</w:t>
            </w:r>
            <w:r>
              <w:rPr>
                <w:sz w:val="2"/>
                <w:szCs w:val="2"/>
              </w:rPr>
              <w:tab/>
            </w:r>
            <w:r>
              <w:rPr>
                <w:b w:val="0"/>
                <w:sz w:val="16"/>
                <w:szCs w:val="16"/>
              </w:rPr>
              <w:t>GG/Forms/SR</w:t>
            </w:r>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80"/>
              <w:rPr>
                <w:rFonts w:ascii="Palatino" w:hAnsi="Palatino"/>
                <w:b/>
                <w:sz w:val="20"/>
              </w:rPr>
            </w:pPr>
            <w:r w:rsidRPr="005A2EF4">
              <w:rPr>
                <w:rFonts w:ascii="Palatino" w:hAnsi="Palatino"/>
                <w:b/>
                <w:sz w:val="20"/>
              </w:rPr>
              <w:t>Staff Name</w:t>
            </w:r>
          </w:p>
        </w:tc>
        <w:tc>
          <w:tcPr>
            <w:tcW w:w="180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80" w:after="18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7439FF" w:rsidRPr="005A2EF4" w:rsidRDefault="007439F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GG/COMS/ME.1/</w:t>
            </w: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60" w:after="60" w:line="360" w:lineRule="atLeast"/>
              <w:rPr>
                <w:rFonts w:ascii="Palatino" w:hAnsi="Palatino"/>
                <w:sz w:val="20"/>
              </w:rPr>
            </w:pPr>
            <w:r w:rsidRPr="005A2EF4">
              <w:rPr>
                <w:rFonts w:ascii="Palatino" w:hAnsi="Palatino"/>
                <w:b/>
                <w:sz w:val="20"/>
              </w:rPr>
              <w:t>Report Period</w:t>
            </w:r>
          </w:p>
        </w:tc>
        <w:tc>
          <w:tcPr>
            <w:tcW w:w="4320" w:type="dxa"/>
            <w:gridSpan w:val="10"/>
            <w:tcBorders>
              <w:top w:val="single" w:sz="6" w:space="0" w:color="auto"/>
              <w:left w:val="single" w:sz="6" w:space="0" w:color="auto"/>
              <w:bottom w:val="single" w:sz="6" w:space="0" w:color="auto"/>
              <w:right w:val="single" w:sz="12" w:space="0" w:color="auto"/>
            </w:tcBorders>
          </w:tcPr>
          <w:p w:rsidR="007439FF" w:rsidRPr="005A2EF4" w:rsidRDefault="007439F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7439FF" w:rsidRPr="005A2EF4" w:rsidTr="00FF6D0E">
        <w:trPr>
          <w:cantSplit/>
        </w:trPr>
        <w:tc>
          <w:tcPr>
            <w:tcW w:w="4040" w:type="dxa"/>
            <w:gridSpan w:val="7"/>
            <w:tcBorders>
              <w:top w:val="single" w:sz="12" w:space="0" w:color="auto"/>
              <w:left w:val="single" w:sz="12" w:space="0" w:color="auto"/>
              <w:bottom w:val="single" w:sz="12" w:space="0" w:color="auto"/>
              <w:right w:val="single" w:sz="6" w:space="0" w:color="auto"/>
            </w:tcBorders>
          </w:tcPr>
          <w:p w:rsidR="007439FF" w:rsidRPr="005A2EF4" w:rsidRDefault="007439FF" w:rsidP="00FF6D0E">
            <w:pPr>
              <w:spacing w:before="180" w:after="120"/>
              <w:jc w:val="center"/>
              <w:rPr>
                <w:rFonts w:ascii="Palatino" w:hAnsi="Palatino"/>
                <w:b/>
                <w:sz w:val="20"/>
              </w:rPr>
            </w:pPr>
            <w:r w:rsidRPr="005A2EF4">
              <w:rPr>
                <w:rFonts w:ascii="Palatino" w:hAnsi="Palatino"/>
                <w:b/>
                <w:sz w:val="20"/>
              </w:rPr>
              <w:t>Task Description</w:t>
            </w:r>
          </w:p>
        </w:tc>
        <w:tc>
          <w:tcPr>
            <w:tcW w:w="1080" w:type="dxa"/>
            <w:gridSpan w:val="2"/>
            <w:tcBorders>
              <w:top w:val="single" w:sz="12" w:space="0" w:color="auto"/>
              <w:left w:val="single" w:sz="6" w:space="0" w:color="auto"/>
              <w:bottom w:val="single" w:sz="12" w:space="0" w:color="auto"/>
              <w:right w:val="single" w:sz="6" w:space="0" w:color="auto"/>
            </w:tcBorders>
          </w:tcPr>
          <w:p w:rsidR="007439FF" w:rsidRPr="005A2EF4" w:rsidRDefault="007439FF" w:rsidP="00FF6D0E">
            <w:pPr>
              <w:spacing w:before="180" w:after="120"/>
              <w:jc w:val="center"/>
              <w:rPr>
                <w:rFonts w:ascii="Palatino" w:hAnsi="Palatino"/>
                <w:b/>
                <w:sz w:val="20"/>
              </w:rPr>
            </w:pPr>
            <w:r w:rsidRPr="005A2EF4">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7439FF" w:rsidRPr="005A2EF4" w:rsidRDefault="007439FF" w:rsidP="00FF6D0E">
            <w:pPr>
              <w:spacing w:before="180" w:after="120"/>
              <w:jc w:val="center"/>
              <w:rPr>
                <w:rFonts w:ascii="Palatino" w:hAnsi="Palatino"/>
                <w:b/>
                <w:sz w:val="20"/>
              </w:rPr>
            </w:pPr>
            <w:r w:rsidRPr="005A2EF4">
              <w:rPr>
                <w:rFonts w:ascii="Palatino" w:hAnsi="Palatino"/>
                <w:b/>
                <w:sz w:val="20"/>
              </w:rPr>
              <w:t>Effort to Date</w:t>
            </w:r>
          </w:p>
        </w:tc>
        <w:tc>
          <w:tcPr>
            <w:tcW w:w="1080" w:type="dxa"/>
            <w:gridSpan w:val="3"/>
            <w:tcBorders>
              <w:top w:val="single" w:sz="12" w:space="0" w:color="auto"/>
              <w:left w:val="single" w:sz="6" w:space="0" w:color="auto"/>
              <w:bottom w:val="single" w:sz="12" w:space="0" w:color="auto"/>
              <w:right w:val="single" w:sz="6" w:space="0" w:color="auto"/>
            </w:tcBorders>
          </w:tcPr>
          <w:p w:rsidR="007439FF" w:rsidRPr="005A2EF4" w:rsidRDefault="007439FF" w:rsidP="00FF6D0E">
            <w:pPr>
              <w:spacing w:before="180" w:after="120"/>
              <w:jc w:val="center"/>
              <w:rPr>
                <w:rFonts w:ascii="Palatino" w:hAnsi="Palatino"/>
                <w:b/>
                <w:sz w:val="20"/>
              </w:rPr>
            </w:pPr>
            <w:r w:rsidRPr="005A2EF4">
              <w:rPr>
                <w:rFonts w:ascii="Palatino" w:hAnsi="Palatino"/>
                <w:b/>
                <w:sz w:val="20"/>
              </w:rPr>
              <w:t>Effort to Complete</w:t>
            </w:r>
          </w:p>
        </w:tc>
        <w:tc>
          <w:tcPr>
            <w:tcW w:w="1080" w:type="dxa"/>
            <w:tcBorders>
              <w:top w:val="single" w:sz="12" w:space="0" w:color="auto"/>
              <w:left w:val="single" w:sz="6" w:space="0" w:color="auto"/>
              <w:bottom w:val="single" w:sz="12" w:space="0" w:color="auto"/>
              <w:right w:val="single" w:sz="12" w:space="0" w:color="auto"/>
            </w:tcBorders>
          </w:tcPr>
          <w:p w:rsidR="007439FF" w:rsidRPr="005A2EF4" w:rsidRDefault="007439FF" w:rsidP="00FF6D0E">
            <w:pPr>
              <w:spacing w:before="180" w:after="120"/>
              <w:jc w:val="center"/>
              <w:rPr>
                <w:rFonts w:ascii="Palatino" w:hAnsi="Palatino"/>
                <w:b/>
                <w:sz w:val="20"/>
              </w:rPr>
            </w:pPr>
            <w:r w:rsidRPr="005A2EF4">
              <w:rPr>
                <w:rFonts w:ascii="Palatino" w:hAnsi="Palatino"/>
                <w:b/>
                <w:sz w:val="20"/>
              </w:rPr>
              <w:t>Total Effort</w:t>
            </w:r>
          </w:p>
        </w:tc>
      </w:tr>
      <w:tr w:rsidR="007439FF" w:rsidRPr="005A2EF4" w:rsidTr="00FF6D0E">
        <w:trPr>
          <w:cantSplit/>
        </w:trPr>
        <w:tc>
          <w:tcPr>
            <w:tcW w:w="4040" w:type="dxa"/>
            <w:gridSpan w:val="7"/>
            <w:tcBorders>
              <w:top w:val="single" w:sz="12"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tcBorders>
              <w:top w:val="single" w:sz="12"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tcBorders>
              <w:top w:val="single" w:sz="6" w:space="0" w:color="auto"/>
              <w:left w:val="single" w:sz="6" w:space="0" w:color="auto"/>
              <w:bottom w:val="single" w:sz="12"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7439FF" w:rsidRDefault="007439FF" w:rsidP="00FF6D0E">
            <w:pPr>
              <w:pStyle w:val="toctop"/>
            </w:pPr>
            <w:r>
              <w:lastRenderedPageBreak/>
              <w:t>Change Request Form</w:t>
            </w:r>
            <w:r>
              <w:tab/>
            </w:r>
            <w:r>
              <w:rPr>
                <w:b w:val="0"/>
                <w:sz w:val="16"/>
                <w:szCs w:val="16"/>
              </w:rPr>
              <w:t>GG/Forms/CRF</w:t>
            </w:r>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4C5920">
            <w:pPr>
              <w:tabs>
                <w:tab w:val="left" w:pos="1440"/>
                <w:tab w:val="left" w:pos="5760"/>
              </w:tabs>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r w:rsidRPr="005A2EF4">
              <w:rPr>
                <w:rFonts w:ascii="Palatino" w:hAnsi="Palatino"/>
                <w:b/>
                <w:sz w:val="20"/>
              </w:rPr>
              <w:t xml:space="preserve">Ref   </w:t>
            </w:r>
            <w:r w:rsidRPr="005A2EF4">
              <w:rPr>
                <w:rFonts w:ascii="Palatino" w:hAnsi="Palatino"/>
                <w:sz w:val="20"/>
              </w:rPr>
              <w:t>GG/COMS/TC.2/</w:t>
            </w:r>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tabs>
                <w:tab w:val="left" w:pos="5760"/>
              </w:tabs>
              <w:spacing w:before="120" w:after="120"/>
              <w:rPr>
                <w:rFonts w:ascii="Palatino" w:hAnsi="Palatino"/>
                <w:b/>
                <w:sz w:val="20"/>
              </w:rPr>
            </w:pPr>
            <w:r w:rsidRPr="005A2EF4">
              <w:rPr>
                <w:rFonts w:ascii="Palatino" w:hAnsi="Palatino"/>
                <w:b/>
                <w:sz w:val="20"/>
              </w:rPr>
              <w:t>Prepared by</w:t>
            </w:r>
            <w:r w:rsidRPr="005A2EF4">
              <w:rPr>
                <w:rFonts w:ascii="Palatino" w:hAnsi="Palatino"/>
                <w:b/>
                <w:sz w:val="20"/>
              </w:rPr>
              <w:tab/>
              <w:t>Date</w:t>
            </w:r>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tabs>
                <w:tab w:val="left" w:pos="5760"/>
              </w:tabs>
              <w:spacing w:before="120" w:after="120" w:line="240" w:lineRule="atLeast"/>
              <w:ind w:right="-360"/>
              <w:rPr>
                <w:rFonts w:ascii="Palatino" w:hAnsi="Palatino"/>
                <w:b/>
                <w:sz w:val="20"/>
              </w:rPr>
            </w:pPr>
            <w:r w:rsidRPr="005A2EF4">
              <w:rPr>
                <w:rFonts w:ascii="Palatino" w:hAnsi="Palatino"/>
                <w:b/>
                <w:sz w:val="20"/>
              </w:rPr>
              <w:t>Requested by</w:t>
            </w:r>
            <w:r w:rsidRPr="005A2EF4">
              <w:rPr>
                <w:rFonts w:ascii="Palatino" w:hAnsi="Palatino"/>
                <w:b/>
                <w:sz w:val="20"/>
              </w:rPr>
              <w:tab/>
              <w:t>Date</w:t>
            </w:r>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066288">
            <w:pPr>
              <w:rPr>
                <w:rFonts w:ascii="Palatino Linotype" w:hAnsi="Palatino Linotype"/>
                <w:b/>
              </w:rPr>
            </w:pPr>
            <w:r w:rsidRPr="005A2EF4">
              <w:rPr>
                <w:rFonts w:ascii="Palatino Linotype" w:hAnsi="Palatino Linotype"/>
                <w:b/>
              </w:rPr>
              <w:t>Observation/Change Requested</w:t>
            </w:r>
          </w:p>
          <w:p w:rsidR="007439FF" w:rsidRPr="005A2EF4" w:rsidRDefault="007439FF" w:rsidP="00066288"/>
        </w:tc>
      </w:tr>
      <w:tr w:rsidR="007439FF" w:rsidRPr="005A2EF4" w:rsidTr="00FF6D0E">
        <w:trPr>
          <w:cantSplit/>
        </w:trPr>
        <w:tc>
          <w:tcPr>
            <w:tcW w:w="8360" w:type="dxa"/>
            <w:gridSpan w:val="17"/>
            <w:tcBorders>
              <w:top w:val="single" w:sz="6" w:space="0" w:color="auto"/>
              <w:left w:val="single" w:sz="12" w:space="0" w:color="auto"/>
              <w:right w:val="single" w:sz="12" w:space="0" w:color="auto"/>
            </w:tcBorders>
          </w:tcPr>
          <w:p w:rsidR="007439FF" w:rsidRPr="005A2EF4" w:rsidRDefault="007439FF" w:rsidP="00066288">
            <w:pPr>
              <w:rPr>
                <w:rFonts w:ascii="Palatino Linotype" w:hAnsi="Palatino Linotype"/>
                <w:b/>
              </w:rPr>
            </w:pPr>
            <w:r w:rsidRPr="005A2EF4">
              <w:rPr>
                <w:rFonts w:ascii="Palatino Linotype" w:hAnsi="Palatino Linotype"/>
                <w:b/>
              </w:rPr>
              <w:t>Work Description/Action</w:t>
            </w:r>
          </w:p>
          <w:p w:rsidR="007439FF" w:rsidRPr="005A2EF4" w:rsidRDefault="007439FF" w:rsidP="00066288"/>
          <w:p w:rsidR="007439FF" w:rsidRPr="005A2EF4" w:rsidRDefault="007439FF" w:rsidP="00066288"/>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Authorisation</w:t>
            </w:r>
            <w:r w:rsidRPr="005A2EF4">
              <w:rPr>
                <w:rFonts w:ascii="Palatino" w:hAnsi="Palatino"/>
                <w:b/>
                <w:sz w:val="20"/>
              </w:rPr>
              <w:tab/>
              <w:t>Date</w:t>
            </w:r>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1440" w:line="240" w:lineRule="atLeast"/>
              <w:ind w:right="-360"/>
              <w:rPr>
                <w:rFonts w:ascii="Palatino" w:hAnsi="Palatino"/>
                <w:b/>
                <w:sz w:val="20"/>
              </w:rPr>
            </w:pPr>
            <w:r w:rsidRPr="005A2EF4">
              <w:rPr>
                <w:rFonts w:ascii="Palatino" w:hAnsi="Palatino"/>
                <w:b/>
                <w:sz w:val="20"/>
              </w:rPr>
              <w:t>Testing/Reviewing</w:t>
            </w:r>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1440" w:line="240" w:lineRule="atLeast"/>
              <w:ind w:right="-360"/>
              <w:rPr>
                <w:rFonts w:ascii="Palatino" w:hAnsi="Palatino"/>
                <w:b/>
                <w:sz w:val="20"/>
              </w:rPr>
            </w:pPr>
            <w:r w:rsidRPr="005A2EF4">
              <w:rPr>
                <w:rFonts w:ascii="Palatino" w:hAnsi="Palatino"/>
                <w:b/>
                <w:sz w:val="20"/>
              </w:rPr>
              <w:t>Report/Items Changed</w:t>
            </w:r>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tabs>
                <w:tab w:val="left" w:pos="5760"/>
              </w:tabs>
              <w:spacing w:before="120" w:after="120" w:line="240" w:lineRule="atLeast"/>
              <w:ind w:right="-360"/>
              <w:rPr>
                <w:rFonts w:ascii="Palatino" w:hAnsi="Palatino"/>
                <w:b/>
                <w:sz w:val="20"/>
              </w:rPr>
            </w:pPr>
            <w:r w:rsidRPr="005A2EF4">
              <w:rPr>
                <w:rFonts w:ascii="Palatino" w:hAnsi="Palatino"/>
                <w:b/>
                <w:sz w:val="20"/>
              </w:rPr>
              <w:t>Changed by</w:t>
            </w:r>
            <w:r w:rsidRPr="005A2EF4">
              <w:rPr>
                <w:rFonts w:ascii="Palatino" w:hAnsi="Palatino"/>
                <w:b/>
                <w:sz w:val="20"/>
              </w:rPr>
              <w:tab/>
              <w:t>Date</w:t>
            </w:r>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Approved by</w:t>
            </w:r>
            <w:r w:rsidRPr="005A2EF4">
              <w:rPr>
                <w:rFonts w:ascii="Palatino" w:hAnsi="Palatino"/>
                <w:b/>
                <w:sz w:val="20"/>
              </w:rPr>
              <w:tab/>
              <w:t>Date</w:t>
            </w:r>
          </w:p>
        </w:tc>
      </w:tr>
      <w:tr w:rsidR="007439FF" w:rsidRPr="005A2EF4" w:rsidTr="00FF6D0E">
        <w:trPr>
          <w:cantSplit/>
        </w:trPr>
        <w:tc>
          <w:tcPr>
            <w:tcW w:w="4400" w:type="dxa"/>
            <w:gridSpan w:val="8"/>
            <w:tcBorders>
              <w:top w:val="single" w:sz="6" w:space="0" w:color="auto"/>
              <w:left w:val="single" w:sz="12" w:space="0" w:color="auto"/>
              <w:bottom w:val="single" w:sz="12" w:space="0" w:color="auto"/>
              <w:right w:val="single" w:sz="6" w:space="0" w:color="auto"/>
            </w:tcBorders>
          </w:tcPr>
          <w:p w:rsidR="007439FF" w:rsidRPr="005A2EF4" w:rsidRDefault="007439FF" w:rsidP="00FF6D0E">
            <w:pPr>
              <w:spacing w:before="120" w:after="720" w:line="240" w:lineRule="atLeast"/>
              <w:ind w:right="-360"/>
              <w:rPr>
                <w:rFonts w:ascii="Palatino" w:hAnsi="Palatino"/>
                <w:b/>
                <w:sz w:val="20"/>
              </w:rPr>
            </w:pPr>
            <w:r w:rsidRPr="005A2EF4">
              <w:rPr>
                <w:rFonts w:ascii="Palatino" w:hAnsi="Palatino"/>
                <w:b/>
                <w:sz w:val="20"/>
              </w:rPr>
              <w:t>New Sub-Version No</w:t>
            </w:r>
          </w:p>
        </w:tc>
        <w:tc>
          <w:tcPr>
            <w:tcW w:w="3960" w:type="dxa"/>
            <w:gridSpan w:val="9"/>
            <w:tcBorders>
              <w:top w:val="single" w:sz="6" w:space="0" w:color="auto"/>
              <w:left w:val="single" w:sz="6" w:space="0" w:color="auto"/>
              <w:bottom w:val="single" w:sz="12" w:space="0" w:color="auto"/>
              <w:right w:val="single" w:sz="12" w:space="0" w:color="auto"/>
            </w:tcBorders>
          </w:tcPr>
          <w:p w:rsidR="007439FF" w:rsidRPr="005A2EF4" w:rsidRDefault="007439FF" w:rsidP="00FF6D0E">
            <w:pPr>
              <w:spacing w:before="120" w:after="720" w:line="240" w:lineRule="atLeast"/>
              <w:ind w:right="-360"/>
              <w:rPr>
                <w:rFonts w:ascii="Palatino" w:hAnsi="Palatino"/>
                <w:b/>
                <w:sz w:val="20"/>
              </w:rPr>
            </w:pPr>
            <w:r w:rsidRPr="005A2EF4">
              <w:rPr>
                <w:rFonts w:ascii="Palatino" w:hAnsi="Palatino"/>
                <w:b/>
                <w:sz w:val="20"/>
              </w:rPr>
              <w:t>Cross References</w:t>
            </w:r>
          </w:p>
        </w:tc>
      </w:tr>
    </w:tbl>
    <w:p w:rsidR="007439FF" w:rsidRDefault="007439FF" w:rsidP="00BD66C5">
      <w:pPr>
        <w:rPr>
          <w:lang w:val="en-US"/>
        </w:rPr>
      </w:pPr>
    </w:p>
    <w:p w:rsidR="007439FF" w:rsidRDefault="007439FF" w:rsidP="00BD66C5">
      <w:pPr>
        <w:rPr>
          <w:lang w:val="en-US"/>
        </w:rPr>
      </w:pPr>
    </w:p>
    <w:p w:rsidR="007439FF" w:rsidRDefault="007439FF" w:rsidP="00B01564">
      <w:pPr>
        <w:jc w:val="both"/>
        <w:rPr>
          <w:lang w:val="en-US"/>
        </w:rPr>
        <w:sectPr w:rsidR="007439FF" w:rsidSect="00EB351B">
          <w:headerReference w:type="default" r:id="rId18"/>
          <w:footerReference w:type="default" r:id="rId19"/>
          <w:pgSz w:w="11906" w:h="16838"/>
          <w:pgMar w:top="1440" w:right="1440" w:bottom="1440" w:left="1440" w:header="708" w:footer="708" w:gutter="0"/>
          <w:pgNumType w:start="1"/>
          <w:cols w:space="708"/>
          <w:docGrid w:linePitch="360"/>
        </w:sectPr>
      </w:pPr>
    </w:p>
    <w:p w:rsidR="007439FF" w:rsidRDefault="007439FF" w:rsidP="00EB3294">
      <w:pPr>
        <w:pStyle w:val="Heading1"/>
      </w:pPr>
      <w:bookmarkStart w:id="287" w:name="_Toc288385623"/>
      <w:r>
        <w:lastRenderedPageBreak/>
        <w:t>Appendix B</w:t>
      </w:r>
      <w:r>
        <w:tab/>
        <w:t>STAFF TERMS OF REFERENCE.</w:t>
      </w:r>
      <w:bookmarkEnd w:id="287"/>
    </w:p>
    <w:p w:rsidR="007439FF" w:rsidRDefault="007439FF" w:rsidP="00075893">
      <w:pPr>
        <w:ind w:left="720"/>
        <w:jc w:val="both"/>
      </w:pPr>
      <w:r>
        <w:t>The roles and responsibilities of each project team member are described in the following subsections</w:t>
      </w:r>
      <w:r w:rsidR="00387BA9">
        <w:t>.</w:t>
      </w:r>
    </w:p>
    <w:p w:rsidR="00CD0D11" w:rsidRDefault="007439FF" w:rsidP="00EB3294">
      <w:pPr>
        <w:pStyle w:val="Heading2"/>
        <w:jc w:val="both"/>
      </w:pPr>
      <w:bookmarkStart w:id="288" w:name="_Toc288385624"/>
      <w:r>
        <w:t>B.1</w:t>
      </w:r>
      <w:r>
        <w:tab/>
      </w:r>
      <w:r w:rsidR="00CD0D11">
        <w:t>TRAN BA TIEN</w:t>
      </w:r>
    </w:p>
    <w:p w:rsidR="00051B6D" w:rsidRDefault="00CD0D11" w:rsidP="00051B6D">
      <w:pPr>
        <w:pStyle w:val="Heading2"/>
        <w:ind w:firstLine="720"/>
        <w:jc w:val="both"/>
        <w:rPr>
          <w:ins w:id="289" w:author="Alvin Chang" w:date="2011-03-26T02:19:00Z"/>
        </w:rPr>
      </w:pPr>
      <w:r>
        <w:t>Role</w:t>
      </w:r>
      <w:r w:rsidR="00051B6D">
        <w:t>(s)</w:t>
      </w:r>
      <w:r>
        <w:t xml:space="preserve">: </w:t>
      </w:r>
      <w:r w:rsidR="007439FF">
        <w:t>PROJECT MANAGER</w:t>
      </w:r>
    </w:p>
    <w:bookmarkEnd w:id="288"/>
    <w:p w:rsidR="007439FF" w:rsidRDefault="007439FF" w:rsidP="00387BA9">
      <w:pPr>
        <w:ind w:left="720"/>
        <w:jc w:val="both"/>
      </w:pPr>
      <w:r>
        <w:t xml:space="preserve">Tran Ba </w:t>
      </w:r>
      <w:proofErr w:type="spellStart"/>
      <w:r>
        <w:t>Tien</w:t>
      </w:r>
      <w:proofErr w:type="spellEnd"/>
      <w:r>
        <w:t xml:space="preserve"> will </w:t>
      </w:r>
      <w:r w:rsidR="007A5668">
        <w:t xml:space="preserve">be responsible for the project on a month to month basis by reviewing progress against the </w:t>
      </w:r>
      <w:r w:rsidR="00387BA9">
        <w:t xml:space="preserve">project </w:t>
      </w:r>
      <w:r w:rsidR="007A5668">
        <w:t>plan and instituting appropriate action. He will also keep the user informed of any major deviations from agreed schedules and budgets.</w:t>
      </w:r>
    </w:p>
    <w:p w:rsidR="007439FF" w:rsidRDefault="007439FF" w:rsidP="00075893">
      <w:pPr>
        <w:ind w:firstLine="720"/>
        <w:jc w:val="both"/>
      </w:pPr>
      <w:r>
        <w:t xml:space="preserve">In particular, </w:t>
      </w:r>
      <w:r w:rsidR="007A5668">
        <w:t xml:space="preserve">he </w:t>
      </w:r>
      <w:r>
        <w:t>will:</w:t>
      </w:r>
    </w:p>
    <w:p w:rsidR="007439FF" w:rsidRDefault="007439FF" w:rsidP="00EB3294">
      <w:pPr>
        <w:pStyle w:val="ListParagraph"/>
        <w:numPr>
          <w:ilvl w:val="0"/>
          <w:numId w:val="19"/>
        </w:numPr>
        <w:jc w:val="both"/>
      </w:pPr>
      <w:r>
        <w:t xml:space="preserve">act as the main point of contact </w:t>
      </w:r>
      <w:r w:rsidR="007A5668">
        <w:t xml:space="preserve">with the user for </w:t>
      </w:r>
      <w:r>
        <w:t>the project;</w:t>
      </w:r>
    </w:p>
    <w:p w:rsidR="007439FF" w:rsidRDefault="007439FF" w:rsidP="00EB3294">
      <w:pPr>
        <w:pStyle w:val="ListParagraph"/>
        <w:numPr>
          <w:ilvl w:val="0"/>
          <w:numId w:val="19"/>
        </w:numPr>
        <w:jc w:val="both"/>
      </w:pPr>
      <w:r>
        <w:t>undertake the reviews of project deliverables specified in Figure 7.1;</w:t>
      </w:r>
    </w:p>
    <w:p w:rsidR="007439FF" w:rsidRDefault="007439FF" w:rsidP="00EB3294">
      <w:pPr>
        <w:pStyle w:val="ListParagraph"/>
        <w:numPr>
          <w:ilvl w:val="0"/>
          <w:numId w:val="19"/>
        </w:numPr>
        <w:jc w:val="both"/>
      </w:pPr>
      <w:r>
        <w:t xml:space="preserve">act as the project Change Authority for requirement and software change requests from Truong </w:t>
      </w:r>
      <w:proofErr w:type="spellStart"/>
      <w:r>
        <w:t>Thieu</w:t>
      </w:r>
      <w:proofErr w:type="spellEnd"/>
      <w:r>
        <w:t xml:space="preserve"> Duong;</w:t>
      </w:r>
    </w:p>
    <w:p w:rsidR="007439FF" w:rsidRDefault="007439FF" w:rsidP="00EB3294">
      <w:pPr>
        <w:pStyle w:val="ListParagraph"/>
        <w:numPr>
          <w:ilvl w:val="0"/>
          <w:numId w:val="19"/>
        </w:numPr>
        <w:jc w:val="both"/>
      </w:pPr>
      <w:r>
        <w:t>set up and attend the software acceptance meeting;</w:t>
      </w:r>
    </w:p>
    <w:p w:rsidR="00387BA9" w:rsidRDefault="007439FF" w:rsidP="00EB3294">
      <w:pPr>
        <w:pStyle w:val="ListParagraph"/>
        <w:numPr>
          <w:ilvl w:val="0"/>
          <w:numId w:val="19"/>
        </w:numPr>
        <w:jc w:val="both"/>
      </w:pPr>
      <w:r>
        <w:t>assist in user trial planning;</w:t>
      </w:r>
    </w:p>
    <w:p w:rsidR="007439FF" w:rsidRDefault="00387BA9" w:rsidP="00EB3294">
      <w:pPr>
        <w:pStyle w:val="ListParagraph"/>
        <w:numPr>
          <w:ilvl w:val="0"/>
          <w:numId w:val="19"/>
        </w:numPr>
        <w:jc w:val="both"/>
      </w:pPr>
      <w:r>
        <w:t>assist in producing the project plan;</w:t>
      </w:r>
    </w:p>
    <w:p w:rsidR="00387BA9" w:rsidRDefault="00387BA9" w:rsidP="00387BA9">
      <w:pPr>
        <w:pStyle w:val="ListParagraph"/>
        <w:numPr>
          <w:ilvl w:val="0"/>
          <w:numId w:val="19"/>
        </w:numPr>
        <w:jc w:val="both"/>
      </w:pPr>
      <w:r>
        <w:t>assist in producing the user requirements specification and system specification documents;</w:t>
      </w:r>
    </w:p>
    <w:p w:rsidR="00387BA9" w:rsidRDefault="007439FF" w:rsidP="00387BA9">
      <w:pPr>
        <w:pStyle w:val="ListParagraph"/>
        <w:numPr>
          <w:ilvl w:val="0"/>
          <w:numId w:val="19"/>
        </w:numPr>
        <w:jc w:val="both"/>
      </w:pPr>
      <w:proofErr w:type="gramStart"/>
      <w:r>
        <w:t>arrange</w:t>
      </w:r>
      <w:proofErr w:type="gramEnd"/>
      <w:r>
        <w:t xml:space="preserve"> and attend meetings with </w:t>
      </w:r>
      <w:r w:rsidR="007A5668">
        <w:t>the project team</w:t>
      </w:r>
      <w:r>
        <w:t xml:space="preserve"> to review project progress, and produce minutes.</w:t>
      </w:r>
    </w:p>
    <w:p w:rsidR="00CD0D11" w:rsidRDefault="007439FF" w:rsidP="00EB3294">
      <w:pPr>
        <w:pStyle w:val="Heading2"/>
      </w:pPr>
      <w:bookmarkStart w:id="290" w:name="_Toc288385625"/>
      <w:r>
        <w:t>B.2</w:t>
      </w:r>
      <w:r>
        <w:tab/>
      </w:r>
      <w:r w:rsidR="00CD0D11">
        <w:t>ALVIN CHANG PARKK KHIONG</w:t>
      </w:r>
    </w:p>
    <w:p w:rsidR="00CD0D11" w:rsidRDefault="00CD0D11" w:rsidP="00051B6D">
      <w:pPr>
        <w:pStyle w:val="Heading2"/>
        <w:ind w:firstLine="720"/>
      </w:pPr>
      <w:r>
        <w:t>Role</w:t>
      </w:r>
      <w:r w:rsidR="00051B6D">
        <w:t>(s)</w:t>
      </w:r>
      <w:r>
        <w:t xml:space="preserve">: </w:t>
      </w:r>
      <w:r w:rsidR="007439FF">
        <w:t>QUALITY MANAGER</w:t>
      </w:r>
      <w:r w:rsidR="00051B6D">
        <w:t>, DEVELOPER</w:t>
      </w:r>
    </w:p>
    <w:bookmarkEnd w:id="290"/>
    <w:p w:rsidR="007439FF" w:rsidRDefault="006641B6" w:rsidP="00075893">
      <w:pPr>
        <w:ind w:left="720"/>
        <w:jc w:val="both"/>
      </w:pPr>
      <w:r>
        <w:t xml:space="preserve">Alvin will be responsible for maintaining the quality of the project. </w:t>
      </w:r>
      <w:r w:rsidR="00387BA9">
        <w:t xml:space="preserve">He </w:t>
      </w:r>
      <w:r w:rsidR="007439FF">
        <w:t xml:space="preserve">will provide advice to </w:t>
      </w:r>
      <w:r w:rsidR="00387BA9">
        <w:t xml:space="preserve">the project manager </w:t>
      </w:r>
      <w:r w:rsidR="007439FF">
        <w:t>on the structure and content of the deliverable project documents and will be responsible for the production of the required planning documents, and for setting up the project filing system.</w:t>
      </w:r>
    </w:p>
    <w:p w:rsidR="007439FF" w:rsidRDefault="007439FF" w:rsidP="00075893">
      <w:pPr>
        <w:ind w:firstLine="720"/>
        <w:jc w:val="both"/>
      </w:pPr>
      <w:r>
        <w:t xml:space="preserve">In particular, </w:t>
      </w:r>
      <w:del w:id="291" w:author="Alvin Chang" w:date="2011-03-26T02:20:00Z">
        <w:r w:rsidDel="00E03000">
          <w:delText xml:space="preserve">Howard </w:delText>
        </w:r>
      </w:del>
      <w:ins w:id="292" w:author="Alvin Chang" w:date="2011-03-26T02:20:00Z">
        <w:r w:rsidR="00E03000">
          <w:t xml:space="preserve">Alvin </w:t>
        </w:r>
      </w:ins>
      <w:r>
        <w:t>will:</w:t>
      </w:r>
    </w:p>
    <w:p w:rsidR="007439FF" w:rsidRDefault="007439FF" w:rsidP="00EB3294">
      <w:pPr>
        <w:pStyle w:val="ListParagraph"/>
        <w:numPr>
          <w:ilvl w:val="0"/>
          <w:numId w:val="21"/>
        </w:numPr>
        <w:jc w:val="both"/>
      </w:pPr>
      <w:del w:id="293" w:author="Alvin Chang" w:date="2011-03-26T01:23:00Z">
        <w:r w:rsidDel="00387BA9">
          <w:delText xml:space="preserve">and </w:delText>
        </w:r>
      </w:del>
      <w:ins w:id="294" w:author="Alvin Chang" w:date="2011-03-26T01:23:00Z">
        <w:r w:rsidR="00387BA9">
          <w:t xml:space="preserve">assist in producing </w:t>
        </w:r>
      </w:ins>
      <w:r>
        <w:t>the quality plan;</w:t>
      </w:r>
    </w:p>
    <w:p w:rsidR="007439FF" w:rsidRDefault="007439FF" w:rsidP="00EB3294">
      <w:pPr>
        <w:pStyle w:val="ListParagraph"/>
        <w:numPr>
          <w:ilvl w:val="0"/>
          <w:numId w:val="21"/>
        </w:numPr>
        <w:jc w:val="both"/>
      </w:pPr>
      <w:r>
        <w:t>assist in system test planning and user trial planning;</w:t>
      </w:r>
    </w:p>
    <w:p w:rsidR="007439FF" w:rsidRDefault="007439FF" w:rsidP="00EB3294">
      <w:pPr>
        <w:pStyle w:val="ListParagraph"/>
        <w:numPr>
          <w:ilvl w:val="0"/>
          <w:numId w:val="21"/>
        </w:numPr>
        <w:jc w:val="both"/>
      </w:pPr>
      <w:r>
        <w:t>assist in producing the user’s manual and the programmer’s manual; and</w:t>
      </w:r>
      <w:ins w:id="295" w:author="Alvin Chang" w:date="2011-03-26T02:37:00Z">
        <w:r w:rsidR="00EE654F">
          <w:t xml:space="preserve"> </w:t>
        </w:r>
      </w:ins>
      <w:del w:id="296" w:author="Alvin Chang" w:date="2011-03-26T02:35:00Z">
        <w:r w:rsidDel="009730EF">
          <w:delText xml:space="preserve"> </w:delText>
        </w:r>
      </w:del>
      <w:r>
        <w:t>setting up software configuration management files;</w:t>
      </w:r>
    </w:p>
    <w:p w:rsidR="007439FF" w:rsidRDefault="007439FF" w:rsidP="00EB3294">
      <w:pPr>
        <w:pStyle w:val="ListParagraph"/>
        <w:numPr>
          <w:ilvl w:val="0"/>
          <w:numId w:val="21"/>
        </w:numPr>
        <w:jc w:val="both"/>
      </w:pPr>
      <w:r>
        <w:t>undertake the reviews of the project deliverables specified in Figure 7.1;</w:t>
      </w:r>
    </w:p>
    <w:p w:rsidR="00387BA9" w:rsidRDefault="00387BA9" w:rsidP="00387BA9">
      <w:pPr>
        <w:pStyle w:val="ListParagraph"/>
        <w:ind w:left="1440"/>
        <w:jc w:val="both"/>
      </w:pPr>
    </w:p>
    <w:p w:rsidR="009730EF" w:rsidRDefault="007439FF" w:rsidP="00EB3294">
      <w:pPr>
        <w:pStyle w:val="Heading2"/>
        <w:jc w:val="both"/>
        <w:rPr>
          <w:ins w:id="297" w:author="Alvin Chang" w:date="2011-03-26T02:35:00Z"/>
        </w:rPr>
      </w:pPr>
      <w:bookmarkStart w:id="298" w:name="_Toc288385626"/>
      <w:r>
        <w:lastRenderedPageBreak/>
        <w:t>B.3</w:t>
      </w:r>
      <w:r>
        <w:tab/>
      </w:r>
      <w:ins w:id="299" w:author="Alvin Chang" w:date="2011-03-26T02:35:00Z">
        <w:r w:rsidR="009730EF">
          <w:t>MUANG TIN KYAW OO</w:t>
        </w:r>
      </w:ins>
    </w:p>
    <w:p w:rsidR="007439FF" w:rsidRDefault="009730EF" w:rsidP="009730EF">
      <w:pPr>
        <w:pStyle w:val="Heading2"/>
        <w:ind w:firstLine="720"/>
        <w:jc w:val="both"/>
        <w:pPrChange w:id="300" w:author="Alvin Chang" w:date="2011-03-26T02:35:00Z">
          <w:pPr>
            <w:pStyle w:val="Heading2"/>
            <w:jc w:val="both"/>
          </w:pPr>
        </w:pPrChange>
      </w:pPr>
      <w:ins w:id="301" w:author="Alvin Chang" w:date="2011-03-26T02:35:00Z">
        <w:r>
          <w:t xml:space="preserve">Role(s): </w:t>
        </w:r>
      </w:ins>
      <w:r w:rsidR="007439FF">
        <w:t>TECHNICAL LEADER</w:t>
      </w:r>
      <w:del w:id="302" w:author="Alvin Chang" w:date="2011-03-26T02:35:00Z">
        <w:r w:rsidR="007439FF" w:rsidDel="009730EF">
          <w:delText xml:space="preserve"> - Tin Kyaw Oo.</w:delText>
        </w:r>
      </w:del>
      <w:bookmarkEnd w:id="298"/>
    </w:p>
    <w:p w:rsidR="007439FF" w:rsidRDefault="007439FF" w:rsidP="00075893">
      <w:pPr>
        <w:ind w:left="720"/>
        <w:jc w:val="both"/>
      </w:pPr>
      <w:del w:id="303" w:author="Alvin Chang" w:date="2011-03-26T02:35:00Z">
        <w:r w:rsidDel="009730EF">
          <w:delText>Siew Heng</w:delText>
        </w:r>
      </w:del>
      <w:ins w:id="304" w:author="Alvin Chang" w:date="2011-03-26T02:35:00Z">
        <w:r w:rsidR="009730EF">
          <w:t xml:space="preserve">Tin </w:t>
        </w:r>
        <w:proofErr w:type="spellStart"/>
        <w:r w:rsidR="009730EF">
          <w:t>Kyaw</w:t>
        </w:r>
        <w:proofErr w:type="spellEnd"/>
        <w:r w:rsidR="009730EF">
          <w:t xml:space="preserve"> </w:t>
        </w:r>
        <w:proofErr w:type="spellStart"/>
        <w:r w:rsidR="009730EF">
          <w:t>Oo</w:t>
        </w:r>
      </w:ins>
      <w:proofErr w:type="spellEnd"/>
      <w:r>
        <w:t xml:space="preserve"> will have the day-to-day responsibility for leading the project and will undertake the majority of the project work. In particular, she will:</w:t>
      </w:r>
    </w:p>
    <w:p w:rsidR="007439FF" w:rsidRDefault="007439FF" w:rsidP="00EB3294">
      <w:pPr>
        <w:pStyle w:val="ListParagraph"/>
        <w:numPr>
          <w:ilvl w:val="0"/>
          <w:numId w:val="17"/>
        </w:numPr>
        <w:jc w:val="both"/>
      </w:pPr>
      <w:r>
        <w:t>produce the project plan, the quality plan, and the user requirements specification document;</w:t>
      </w:r>
    </w:p>
    <w:p w:rsidR="007439FF" w:rsidRDefault="007439FF" w:rsidP="00EB3294">
      <w:pPr>
        <w:pStyle w:val="ListParagraph"/>
        <w:numPr>
          <w:ilvl w:val="0"/>
          <w:numId w:val="17"/>
        </w:numPr>
        <w:jc w:val="both"/>
      </w:pPr>
      <w:r>
        <w:t>perform the prototyping to determine the detailed software requirements;</w:t>
      </w:r>
    </w:p>
    <w:p w:rsidR="007439FF" w:rsidRDefault="007439FF" w:rsidP="00EB3294">
      <w:pPr>
        <w:pStyle w:val="ListParagraph"/>
        <w:numPr>
          <w:ilvl w:val="0"/>
          <w:numId w:val="17"/>
        </w:numPr>
        <w:jc w:val="both"/>
      </w:pPr>
      <w:r>
        <w:t>produce the system specification document;</w:t>
      </w:r>
    </w:p>
    <w:p w:rsidR="007439FF" w:rsidRDefault="007439FF" w:rsidP="00EB3294">
      <w:pPr>
        <w:pStyle w:val="ListParagraph"/>
        <w:numPr>
          <w:ilvl w:val="0"/>
          <w:numId w:val="17"/>
        </w:numPr>
        <w:jc w:val="both"/>
      </w:pPr>
      <w:r>
        <w:t>undertake the software coding;</w:t>
      </w:r>
    </w:p>
    <w:p w:rsidR="007439FF" w:rsidRDefault="007439FF" w:rsidP="00EB3294">
      <w:pPr>
        <w:pStyle w:val="ListParagraph"/>
        <w:numPr>
          <w:ilvl w:val="0"/>
          <w:numId w:val="17"/>
        </w:numPr>
        <w:jc w:val="both"/>
      </w:pPr>
      <w:r>
        <w:t>plan and perform system testing of the coded software;</w:t>
      </w:r>
    </w:p>
    <w:p w:rsidR="007439FF" w:rsidRDefault="007439FF" w:rsidP="00EB3294">
      <w:pPr>
        <w:pStyle w:val="ListParagraph"/>
        <w:numPr>
          <w:ilvl w:val="0"/>
          <w:numId w:val="17"/>
        </w:numPr>
        <w:jc w:val="both"/>
      </w:pPr>
      <w:r>
        <w:t>produce the system test plan;</w:t>
      </w:r>
    </w:p>
    <w:p w:rsidR="007439FF" w:rsidRDefault="007439FF" w:rsidP="00EB3294">
      <w:pPr>
        <w:pStyle w:val="ListParagraph"/>
        <w:numPr>
          <w:ilvl w:val="0"/>
          <w:numId w:val="17"/>
        </w:numPr>
        <w:jc w:val="both"/>
      </w:pPr>
      <w:r>
        <w:t>produce the user trial plan;</w:t>
      </w:r>
    </w:p>
    <w:p w:rsidR="007439FF" w:rsidRDefault="007439FF" w:rsidP="00EB3294">
      <w:pPr>
        <w:pStyle w:val="ListParagraph"/>
        <w:numPr>
          <w:ilvl w:val="0"/>
          <w:numId w:val="17"/>
        </w:numPr>
        <w:jc w:val="both"/>
      </w:pPr>
      <w:r>
        <w:t>attend the software acceptance meeting;</w:t>
      </w:r>
    </w:p>
    <w:p w:rsidR="007439FF" w:rsidRDefault="007439FF" w:rsidP="00EB3294">
      <w:pPr>
        <w:pStyle w:val="ListParagraph"/>
        <w:numPr>
          <w:ilvl w:val="0"/>
          <w:numId w:val="17"/>
        </w:numPr>
        <w:jc w:val="both"/>
      </w:pPr>
      <w:r>
        <w:t>produce the user’s manual;</w:t>
      </w:r>
    </w:p>
    <w:p w:rsidR="007439FF" w:rsidRDefault="007439FF" w:rsidP="00EB3294">
      <w:pPr>
        <w:pStyle w:val="ListParagraph"/>
        <w:numPr>
          <w:ilvl w:val="0"/>
          <w:numId w:val="17"/>
        </w:numPr>
        <w:jc w:val="both"/>
      </w:pPr>
      <w:r>
        <w:t>produce the programmer’s manual;</w:t>
      </w:r>
    </w:p>
    <w:p w:rsidR="007439FF" w:rsidRDefault="007439FF" w:rsidP="00EB3294">
      <w:pPr>
        <w:pStyle w:val="ListParagraph"/>
        <w:numPr>
          <w:ilvl w:val="0"/>
          <w:numId w:val="17"/>
        </w:numPr>
        <w:jc w:val="both"/>
      </w:pPr>
      <w:r>
        <w:t>undertake user training;</w:t>
      </w:r>
    </w:p>
    <w:p w:rsidR="007439FF" w:rsidRDefault="007439FF" w:rsidP="00EB3294">
      <w:pPr>
        <w:pStyle w:val="ListParagraph"/>
        <w:numPr>
          <w:ilvl w:val="0"/>
          <w:numId w:val="17"/>
        </w:numPr>
        <w:jc w:val="both"/>
      </w:pPr>
      <w:r>
        <w:t>set-up the project filing system;</w:t>
      </w:r>
    </w:p>
    <w:p w:rsidR="007439FF" w:rsidRDefault="007439FF" w:rsidP="00EB3294">
      <w:pPr>
        <w:pStyle w:val="ListParagraph"/>
        <w:numPr>
          <w:ilvl w:val="0"/>
          <w:numId w:val="17"/>
        </w:numPr>
        <w:jc w:val="both"/>
      </w:pPr>
      <w:r>
        <w:t>set-up software configuration management files;</w:t>
      </w:r>
    </w:p>
    <w:p w:rsidR="007439FF" w:rsidRDefault="007439FF" w:rsidP="00EB3294">
      <w:pPr>
        <w:pStyle w:val="ListParagraph"/>
        <w:numPr>
          <w:ilvl w:val="0"/>
          <w:numId w:val="17"/>
        </w:numPr>
        <w:jc w:val="both"/>
      </w:pPr>
      <w:r>
        <w:t xml:space="preserve">produce time and estimates reports for </w:t>
      </w:r>
      <w:del w:id="305" w:author="Alvin Chang" w:date="2011-03-26T02:35:00Z">
        <w:r w:rsidDel="009730EF">
          <w:delText>Howard</w:delText>
        </w:r>
      </w:del>
      <w:ins w:id="306" w:author="Alvin Chang" w:date="2011-03-26T02:35:00Z">
        <w:r w:rsidR="009730EF">
          <w:t xml:space="preserve">Ba </w:t>
        </w:r>
        <w:proofErr w:type="spellStart"/>
        <w:r w:rsidR="009730EF">
          <w:t>Tien</w:t>
        </w:r>
      </w:ins>
      <w:proofErr w:type="spellEnd"/>
      <w:r>
        <w:t>;</w:t>
      </w:r>
    </w:p>
    <w:p w:rsidR="007439FF" w:rsidRDefault="007439FF" w:rsidP="00EB3294">
      <w:pPr>
        <w:pStyle w:val="ListParagraph"/>
        <w:numPr>
          <w:ilvl w:val="0"/>
          <w:numId w:val="17"/>
        </w:numPr>
      </w:pPr>
      <w:r>
        <w:t>attend monthly progress meetings; and</w:t>
      </w:r>
    </w:p>
    <w:p w:rsidR="007439FF" w:rsidRDefault="007439FF" w:rsidP="00EB3294">
      <w:pPr>
        <w:pStyle w:val="ListParagraph"/>
        <w:numPr>
          <w:ilvl w:val="0"/>
          <w:numId w:val="17"/>
        </w:numPr>
        <w:rPr>
          <w:ins w:id="307" w:author="Alvin Chang" w:date="2011-03-26T02:35:00Z"/>
        </w:rPr>
      </w:pPr>
      <w:r>
        <w:t>maintain the project filing system</w:t>
      </w:r>
    </w:p>
    <w:p w:rsidR="009730EF" w:rsidDel="00504334" w:rsidRDefault="009730EF" w:rsidP="00EB3294">
      <w:pPr>
        <w:pStyle w:val="ListParagraph"/>
        <w:numPr>
          <w:ilvl w:val="0"/>
          <w:numId w:val="17"/>
        </w:numPr>
        <w:rPr>
          <w:del w:id="308" w:author="Alvin Chang" w:date="2011-03-26T02:37:00Z"/>
        </w:rPr>
      </w:pPr>
    </w:p>
    <w:p w:rsidR="009730EF" w:rsidRDefault="009730EF" w:rsidP="009730EF">
      <w:pPr>
        <w:pStyle w:val="Heading2"/>
        <w:jc w:val="both"/>
        <w:rPr>
          <w:ins w:id="309" w:author="Alvin Chang" w:date="2011-03-26T02:36:00Z"/>
        </w:rPr>
      </w:pPr>
      <w:ins w:id="310" w:author="Alvin Chang" w:date="2011-03-26T02:36:00Z">
        <w:r>
          <w:t>B.</w:t>
        </w:r>
        <w:r>
          <w:t>4</w:t>
        </w:r>
        <w:r>
          <w:tab/>
        </w:r>
        <w:r>
          <w:t xml:space="preserve">PHYO </w:t>
        </w:r>
        <w:proofErr w:type="spellStart"/>
        <w:r>
          <w:t>PHYO</w:t>
        </w:r>
        <w:proofErr w:type="spellEnd"/>
        <w:r>
          <w:t xml:space="preserve"> LWIN</w:t>
        </w:r>
      </w:ins>
    </w:p>
    <w:p w:rsidR="009730EF" w:rsidRDefault="009730EF" w:rsidP="009730EF">
      <w:pPr>
        <w:pStyle w:val="Heading2"/>
        <w:ind w:firstLine="720"/>
        <w:jc w:val="both"/>
        <w:rPr>
          <w:ins w:id="311" w:author="Alvin Chang" w:date="2011-03-26T02:36:00Z"/>
        </w:rPr>
      </w:pPr>
      <w:ins w:id="312" w:author="Alvin Chang" w:date="2011-03-26T02:36:00Z">
        <w:r>
          <w:t xml:space="preserve">Role(s): </w:t>
        </w:r>
        <w:r>
          <w:t>DEVELOPER</w:t>
        </w:r>
      </w:ins>
    </w:p>
    <w:p w:rsidR="009730EF" w:rsidRDefault="009730EF" w:rsidP="009730EF">
      <w:pPr>
        <w:ind w:left="720"/>
        <w:jc w:val="both"/>
        <w:rPr>
          <w:ins w:id="313" w:author="Alvin Chang" w:date="2011-03-26T02:36:00Z"/>
        </w:rPr>
      </w:pPr>
      <w:proofErr w:type="spellStart"/>
      <w:ins w:id="314" w:author="Alvin Chang" w:date="2011-03-26T02:36:00Z">
        <w:r>
          <w:t>Phyo</w:t>
        </w:r>
        <w:proofErr w:type="spellEnd"/>
        <w:r>
          <w:t xml:space="preserve"> </w:t>
        </w:r>
        <w:proofErr w:type="spellStart"/>
        <w:r>
          <w:t>Phyo</w:t>
        </w:r>
        <w:proofErr w:type="spellEnd"/>
        <w:r>
          <w:t xml:space="preserve"> </w:t>
        </w:r>
        <w:proofErr w:type="spellStart"/>
        <w:r>
          <w:t>Lwin</w:t>
        </w:r>
        <w:proofErr w:type="spellEnd"/>
        <w:r>
          <w:t xml:space="preserve"> is responsible for </w:t>
        </w:r>
        <w:bookmarkStart w:id="315" w:name="_GoBack"/>
        <w:bookmarkEnd w:id="315"/>
      </w:ins>
    </w:p>
    <w:p w:rsidR="007439FF" w:rsidRDefault="007439FF" w:rsidP="00EB3294">
      <w:pPr>
        <w:jc w:val="both"/>
        <w:rPr>
          <w:lang w:val="en-US"/>
        </w:rPr>
      </w:pPr>
    </w:p>
    <w:p w:rsidR="007439FF" w:rsidRDefault="007439FF" w:rsidP="00EB3294">
      <w:pPr>
        <w:jc w:val="both"/>
        <w:rPr>
          <w:lang w:val="en-US"/>
        </w:rPr>
      </w:pPr>
    </w:p>
    <w:p w:rsidR="007439FF" w:rsidRDefault="007439FF" w:rsidP="00EB3294">
      <w:pPr>
        <w:jc w:val="both"/>
        <w:rPr>
          <w:lang w:val="en-US"/>
        </w:rPr>
      </w:pPr>
    </w:p>
    <w:tbl>
      <w:tblPr>
        <w:tblW w:w="0" w:type="auto"/>
        <w:tblLayout w:type="fixed"/>
        <w:tblCellMar>
          <w:left w:w="80" w:type="dxa"/>
          <w:right w:w="80" w:type="dxa"/>
        </w:tblCellMar>
        <w:tblLook w:val="0000" w:firstRow="0" w:lastRow="0" w:firstColumn="0" w:lastColumn="0" w:noHBand="0" w:noVBand="0"/>
      </w:tblPr>
      <w:tblGrid>
        <w:gridCol w:w="5120"/>
        <w:gridCol w:w="2700"/>
        <w:gridCol w:w="540"/>
      </w:tblGrid>
      <w:tr w:rsidR="007439FF" w:rsidRPr="005A2EF4" w:rsidTr="00FF6D0E">
        <w:trPr>
          <w:cantSplit/>
        </w:trPr>
        <w:tc>
          <w:tcPr>
            <w:tcW w:w="8360" w:type="dxa"/>
            <w:gridSpan w:val="3"/>
            <w:tcBorders>
              <w:top w:val="single" w:sz="12" w:space="0" w:color="auto"/>
              <w:left w:val="single" w:sz="12" w:space="0" w:color="auto"/>
              <w:right w:val="single" w:sz="12" w:space="0" w:color="auto"/>
            </w:tcBorders>
          </w:tcPr>
          <w:p w:rsidR="007439FF" w:rsidRDefault="007439FF" w:rsidP="00C45BDC">
            <w:pPr>
              <w:pStyle w:val="toctop"/>
              <w:rPr>
                <w:sz w:val="2"/>
                <w:szCs w:val="2"/>
              </w:rPr>
            </w:pPr>
            <w:r>
              <w:lastRenderedPageBreak/>
              <w:t>Approval Record</w:t>
            </w:r>
            <w:r>
              <w:rPr>
                <w:sz w:val="2"/>
                <w:szCs w:val="2"/>
              </w:rPr>
              <w:tab/>
            </w:r>
            <w:r>
              <w:rPr>
                <w:b w:val="0"/>
                <w:sz w:val="16"/>
                <w:szCs w:val="16"/>
              </w:rPr>
              <w:t>GG/Forms/Approval</w:t>
            </w:r>
          </w:p>
        </w:tc>
      </w:tr>
      <w:tr w:rsidR="007439FF" w:rsidRPr="005A2EF4"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180" w:after="12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7439F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7439FF" w:rsidRPr="005A2EF4" w:rsidRDefault="007439FF" w:rsidP="00C45BDC">
            <w:pPr>
              <w:spacing w:before="180" w:after="120"/>
              <w:rPr>
                <w:rFonts w:ascii="Palatino" w:hAnsi="Palatino"/>
                <w:b/>
                <w:sz w:val="20"/>
              </w:rPr>
            </w:pPr>
            <w:r w:rsidRPr="005A2EF4">
              <w:rPr>
                <w:rFonts w:ascii="Palatino" w:hAnsi="Palatino"/>
                <w:b/>
                <w:sz w:val="20"/>
              </w:rPr>
              <w:t xml:space="preserve">Document Ref </w:t>
            </w:r>
            <w:r w:rsidRPr="005A2EF4">
              <w:rPr>
                <w:rFonts w:ascii="Palatino" w:hAnsi="Palatino"/>
                <w:b/>
                <w:sz w:val="20"/>
              </w:rPr>
              <w:tab/>
            </w:r>
            <w:r w:rsidRPr="005A2EF4">
              <w:rPr>
                <w:rFonts w:ascii="Palatino" w:hAnsi="Palatino"/>
                <w:sz w:val="20"/>
              </w:rPr>
              <w:t>GG/COMS/MQ.1/1</w:t>
            </w:r>
          </w:p>
        </w:tc>
        <w:tc>
          <w:tcPr>
            <w:tcW w:w="324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tabs>
                <w:tab w:val="right" w:pos="720"/>
              </w:tabs>
              <w:spacing w:before="180" w:after="120"/>
              <w:rPr>
                <w:rFonts w:ascii="Palatino" w:hAnsi="Palatino"/>
                <w:b/>
                <w:sz w:val="20"/>
              </w:rPr>
            </w:pPr>
          </w:p>
        </w:tc>
      </w:tr>
      <w:tr w:rsidR="007439F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20"/>
              <w:rPr>
                <w:rFonts w:ascii="Palatino" w:hAnsi="Palatino"/>
                <w:b/>
                <w:sz w:val="20"/>
              </w:rPr>
            </w:pPr>
            <w:r w:rsidRPr="005A2EF4">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tabs>
                <w:tab w:val="right" w:pos="720"/>
              </w:tabs>
              <w:spacing w:before="180" w:after="120"/>
              <w:rPr>
                <w:rFonts w:ascii="Palatino" w:hAnsi="Palatino"/>
                <w:b/>
                <w:sz w:val="20"/>
              </w:rPr>
            </w:pPr>
            <w:r w:rsidRPr="005A2EF4">
              <w:rPr>
                <w:rFonts w:ascii="Palatino" w:hAnsi="Palatino"/>
                <w:b/>
                <w:sz w:val="20"/>
              </w:rPr>
              <w:t>Date</w:t>
            </w:r>
          </w:p>
        </w:tc>
      </w:tr>
      <w:tr w:rsidR="007439F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20"/>
              <w:rPr>
                <w:rFonts w:ascii="Palatino" w:hAnsi="Palatino"/>
                <w:sz w:val="20"/>
              </w:rPr>
            </w:pPr>
            <w:r w:rsidRPr="005A2EF4">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tabs>
                <w:tab w:val="right" w:pos="900"/>
              </w:tabs>
              <w:spacing w:before="180" w:after="120"/>
              <w:rPr>
                <w:rFonts w:ascii="Palatino" w:hAnsi="Palatino"/>
                <w:sz w:val="20"/>
              </w:rPr>
            </w:pPr>
            <w:r w:rsidRPr="005A2EF4">
              <w:rPr>
                <w:rFonts w:ascii="Palatino" w:hAnsi="Palatino"/>
                <w:b/>
                <w:sz w:val="20"/>
              </w:rPr>
              <w:t>Date</w:t>
            </w: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document authorisation  appears on the title page.</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Responsibility is accepted  for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bl>
    <w:p w:rsidR="007439FF" w:rsidRPr="00C45BDC" w:rsidRDefault="007439FF" w:rsidP="00EB3294">
      <w:pPr>
        <w:jc w:val="both"/>
        <w:sectPr w:rsidR="007439FF" w:rsidRPr="00C45BDC" w:rsidSect="00EB351B">
          <w:headerReference w:type="default" r:id="rId20"/>
          <w:footerReference w:type="default" r:id="rId21"/>
          <w:pgSz w:w="11906" w:h="16838"/>
          <w:pgMar w:top="1440" w:right="1440" w:bottom="1440" w:left="1440" w:header="708" w:footer="708" w:gutter="0"/>
          <w:pgNumType w:start="1"/>
          <w:cols w:space="708"/>
          <w:docGrid w:linePitch="360"/>
        </w:sectPr>
      </w:pPr>
    </w:p>
    <w:p w:rsidR="007439FF" w:rsidRDefault="007439FF" w:rsidP="00BB3FFF">
      <w:pPr>
        <w:pStyle w:val="Heading1"/>
      </w:pPr>
      <w:bookmarkStart w:id="316" w:name="_Toc288385627"/>
      <w:r>
        <w:lastRenderedPageBreak/>
        <w:t xml:space="preserve">Appendix C: </w:t>
      </w:r>
      <w:del w:id="317" w:author="Alvin Chang" w:date="2011-03-22T00:47:00Z">
        <w:r w:rsidDel="004C784D">
          <w:delText>Educational Community</w:delText>
        </w:r>
      </w:del>
      <w:ins w:id="318" w:author="Alvin Chang" w:date="2011-03-22T00:47:00Z">
        <w:r w:rsidR="004C784D">
          <w:t xml:space="preserve">MIT </w:t>
        </w:r>
      </w:ins>
      <w:r>
        <w:t xml:space="preserve"> License</w:t>
      </w:r>
      <w:bookmarkEnd w:id="316"/>
    </w:p>
    <w:p w:rsidR="007439FF" w:rsidRDefault="007439FF" w:rsidP="00BB3FFF">
      <w:pPr>
        <w:jc w:val="both"/>
      </w:pPr>
      <w:r>
        <w:t xml:space="preserve">Link: </w:t>
      </w:r>
      <w:ins w:id="319" w:author="Alvin Chang" w:date="2011-03-22T00:47:00Z">
        <w:r w:rsidR="004C784D" w:rsidRPr="004C784D">
          <w:t>http://opensource.org/licenses/mit-license</w:t>
        </w:r>
      </w:ins>
      <w:del w:id="320" w:author="Alvin Chang" w:date="2011-03-22T00:47:00Z">
        <w:r w:rsidR="00033CCC" w:rsidDel="004C784D">
          <w:fldChar w:fldCharType="begin"/>
        </w:r>
        <w:r w:rsidR="00033CCC" w:rsidDel="004C784D">
          <w:delInstrText xml:space="preserve"> HYPERLINK "http://opensource.org/licenses/ecl1" </w:delInstrText>
        </w:r>
        <w:r w:rsidR="00033CCC" w:rsidDel="004C784D">
          <w:fldChar w:fldCharType="separate"/>
        </w:r>
        <w:r w:rsidRPr="00055A01" w:rsidDel="004C784D">
          <w:rPr>
            <w:rStyle w:val="Hyperlink"/>
          </w:rPr>
          <w:delText>http://opensource.org/licenses/ecl1</w:delText>
        </w:r>
        <w:r w:rsidR="00033CCC" w:rsidDel="004C784D">
          <w:rPr>
            <w:rStyle w:val="Hyperlink"/>
          </w:rPr>
          <w:fldChar w:fldCharType="end"/>
        </w:r>
      </w:del>
    </w:p>
    <w:p w:rsidR="004C784D" w:rsidRPr="004C784D" w:rsidRDefault="004C784D" w:rsidP="004C784D">
      <w:pPr>
        <w:spacing w:line="240" w:lineRule="auto"/>
        <w:jc w:val="both"/>
        <w:rPr>
          <w:ins w:id="321" w:author="Alvin Chang" w:date="2011-03-22T00:47:00Z"/>
          <w:rFonts w:cs="Calibri"/>
        </w:rPr>
      </w:pPr>
      <w:ins w:id="322" w:author="Alvin Chang" w:date="2011-03-22T00:47:00Z">
        <w:r w:rsidRPr="004C784D">
          <w:rPr>
            <w:rFonts w:cs="Calibri"/>
          </w:rPr>
          <w:t>The MIT License</w:t>
        </w:r>
      </w:ins>
    </w:p>
    <w:p w:rsidR="004C784D" w:rsidRPr="004C784D" w:rsidRDefault="004C784D" w:rsidP="004C784D">
      <w:pPr>
        <w:spacing w:line="240" w:lineRule="auto"/>
        <w:jc w:val="both"/>
        <w:rPr>
          <w:ins w:id="323" w:author="Alvin Chang" w:date="2011-03-22T00:47:00Z"/>
          <w:rFonts w:cs="Calibri"/>
        </w:rPr>
      </w:pPr>
    </w:p>
    <w:p w:rsidR="004C784D" w:rsidRPr="004C784D" w:rsidRDefault="004C784D" w:rsidP="004C784D">
      <w:pPr>
        <w:spacing w:line="240" w:lineRule="auto"/>
        <w:jc w:val="both"/>
        <w:rPr>
          <w:ins w:id="324" w:author="Alvin Chang" w:date="2011-03-22T00:47:00Z"/>
          <w:rFonts w:cs="Calibri"/>
        </w:rPr>
      </w:pPr>
      <w:ins w:id="325" w:author="Alvin Chang" w:date="2011-03-22T00:47:00Z">
        <w:r w:rsidRPr="004C784D">
          <w:rPr>
            <w:rFonts w:cs="Calibri"/>
          </w:rPr>
          <w:t>Copyright (c) &lt;year&gt; &lt;copyright holders&gt;</w:t>
        </w:r>
      </w:ins>
    </w:p>
    <w:p w:rsidR="004C784D" w:rsidRPr="004C784D" w:rsidRDefault="004C784D" w:rsidP="004C784D">
      <w:pPr>
        <w:spacing w:line="240" w:lineRule="auto"/>
        <w:jc w:val="both"/>
        <w:rPr>
          <w:ins w:id="326" w:author="Alvin Chang" w:date="2011-03-22T00:47:00Z"/>
          <w:rFonts w:cs="Calibri"/>
        </w:rPr>
      </w:pPr>
    </w:p>
    <w:p w:rsidR="004C784D" w:rsidRPr="004C784D" w:rsidRDefault="004C784D" w:rsidP="004C784D">
      <w:pPr>
        <w:spacing w:line="240" w:lineRule="auto"/>
        <w:jc w:val="both"/>
        <w:rPr>
          <w:ins w:id="327" w:author="Alvin Chang" w:date="2011-03-22T00:47:00Z"/>
          <w:rFonts w:cs="Calibri"/>
        </w:rPr>
      </w:pPr>
      <w:ins w:id="328" w:author="Alvin Chang" w:date="2011-03-22T00:47:00Z">
        <w:r w:rsidRPr="004C784D">
          <w:rPr>
            <w:rFonts w:cs="Calibri"/>
          </w:rPr>
          <w:t>Permission is hereby granted, free of charge, to any person obtaining a copy</w:t>
        </w:r>
      </w:ins>
      <w:ins w:id="329" w:author="Alvin Chang" w:date="2011-03-22T00:48:00Z">
        <w:r>
          <w:rPr>
            <w:rFonts w:cs="Calibri"/>
          </w:rPr>
          <w:t xml:space="preserve"> </w:t>
        </w:r>
      </w:ins>
      <w:ins w:id="330" w:author="Alvin Chang" w:date="2011-03-22T00:47:00Z">
        <w:r w:rsidRPr="004C784D">
          <w:rPr>
            <w:rFonts w:cs="Calibri"/>
          </w:rPr>
          <w:t>of this software and associated documentation files (the "Software"), to deal</w:t>
        </w:r>
      </w:ins>
      <w:ins w:id="331" w:author="Alvin Chang" w:date="2011-03-22T00:48:00Z">
        <w:r>
          <w:rPr>
            <w:rFonts w:cs="Calibri"/>
          </w:rPr>
          <w:t xml:space="preserve"> </w:t>
        </w:r>
      </w:ins>
      <w:ins w:id="332" w:author="Alvin Chang" w:date="2011-03-22T00:47:00Z">
        <w:r w:rsidRPr="004C784D">
          <w:rPr>
            <w:rFonts w:cs="Calibri"/>
          </w:rPr>
          <w:t>in the Software without restriction, including without limitation the rights</w:t>
        </w:r>
      </w:ins>
      <w:ins w:id="333" w:author="Alvin Chang" w:date="2011-03-22T00:48:00Z">
        <w:r>
          <w:rPr>
            <w:rFonts w:cs="Calibri"/>
          </w:rPr>
          <w:t xml:space="preserve"> </w:t>
        </w:r>
      </w:ins>
      <w:ins w:id="334" w:author="Alvin Chang" w:date="2011-03-22T00:47:00Z">
        <w:r w:rsidRPr="004C784D">
          <w:rPr>
            <w:rFonts w:cs="Calibri"/>
          </w:rPr>
          <w:t>to use, copy, modify, merge, publish, distribute, sublicense, and/or sell</w:t>
        </w:r>
      </w:ins>
      <w:ins w:id="335" w:author="Alvin Chang" w:date="2011-03-22T00:48:00Z">
        <w:r>
          <w:rPr>
            <w:rFonts w:cs="Calibri"/>
          </w:rPr>
          <w:t xml:space="preserve"> </w:t>
        </w:r>
      </w:ins>
      <w:ins w:id="336" w:author="Alvin Chang" w:date="2011-03-22T00:47:00Z">
        <w:r w:rsidRPr="004C784D">
          <w:rPr>
            <w:rFonts w:cs="Calibri"/>
          </w:rPr>
          <w:t>copies of the Software, and to permit persons to whom the Software is</w:t>
        </w:r>
      </w:ins>
      <w:ins w:id="337" w:author="Alvin Chang" w:date="2011-03-22T00:48:00Z">
        <w:r>
          <w:rPr>
            <w:rFonts w:cs="Calibri"/>
          </w:rPr>
          <w:t xml:space="preserve"> </w:t>
        </w:r>
      </w:ins>
      <w:ins w:id="338" w:author="Alvin Chang" w:date="2011-03-22T00:47:00Z">
        <w:r w:rsidRPr="004C784D">
          <w:rPr>
            <w:rFonts w:cs="Calibri"/>
          </w:rPr>
          <w:t>furnished to do so, subject to the following conditions:</w:t>
        </w:r>
      </w:ins>
    </w:p>
    <w:p w:rsidR="004C784D" w:rsidRPr="004C784D" w:rsidRDefault="004C784D" w:rsidP="004C784D">
      <w:pPr>
        <w:spacing w:line="240" w:lineRule="auto"/>
        <w:jc w:val="both"/>
        <w:rPr>
          <w:ins w:id="339" w:author="Alvin Chang" w:date="2011-03-22T00:47:00Z"/>
          <w:rFonts w:cs="Calibri"/>
        </w:rPr>
      </w:pPr>
    </w:p>
    <w:p w:rsidR="004C784D" w:rsidRPr="004C784D" w:rsidRDefault="004C784D" w:rsidP="004C784D">
      <w:pPr>
        <w:spacing w:line="240" w:lineRule="auto"/>
        <w:jc w:val="both"/>
        <w:rPr>
          <w:ins w:id="340" w:author="Alvin Chang" w:date="2011-03-22T00:47:00Z"/>
          <w:rFonts w:cs="Calibri"/>
        </w:rPr>
      </w:pPr>
      <w:ins w:id="341" w:author="Alvin Chang" w:date="2011-03-22T00:47:00Z">
        <w:r w:rsidRPr="004C784D">
          <w:rPr>
            <w:rFonts w:cs="Calibri"/>
          </w:rPr>
          <w:t>The above copyright notice and this permission notice shall be included in</w:t>
        </w:r>
      </w:ins>
      <w:ins w:id="342" w:author="Alvin Chang" w:date="2011-03-22T00:48:00Z">
        <w:r>
          <w:rPr>
            <w:rFonts w:cs="Calibri"/>
          </w:rPr>
          <w:t xml:space="preserve"> </w:t>
        </w:r>
      </w:ins>
      <w:ins w:id="343" w:author="Alvin Chang" w:date="2011-03-22T00:47:00Z">
        <w:r w:rsidRPr="004C784D">
          <w:rPr>
            <w:rFonts w:cs="Calibri"/>
          </w:rPr>
          <w:t>all copies or substantial portions of the Software.</w:t>
        </w:r>
      </w:ins>
    </w:p>
    <w:p w:rsidR="004C784D" w:rsidRPr="004C784D" w:rsidRDefault="004C784D" w:rsidP="004C784D">
      <w:pPr>
        <w:spacing w:line="240" w:lineRule="auto"/>
        <w:jc w:val="both"/>
        <w:rPr>
          <w:ins w:id="344" w:author="Alvin Chang" w:date="2011-03-22T00:47:00Z"/>
          <w:rFonts w:cs="Calibri"/>
        </w:rPr>
      </w:pPr>
    </w:p>
    <w:p w:rsidR="007439FF" w:rsidRPr="00BB3FFF" w:rsidDel="004C784D" w:rsidRDefault="004C784D" w:rsidP="004C784D">
      <w:pPr>
        <w:spacing w:line="240" w:lineRule="auto"/>
        <w:jc w:val="both"/>
        <w:rPr>
          <w:del w:id="345" w:author="Alvin Chang" w:date="2011-03-22T00:47:00Z"/>
          <w:rFonts w:cs="Calibri"/>
        </w:rPr>
      </w:pPr>
      <w:ins w:id="346" w:author="Alvin Chang" w:date="2011-03-22T00:47:00Z">
        <w:r w:rsidRPr="004C784D">
          <w:rPr>
            <w:rFonts w:cs="Calibri"/>
          </w:rPr>
          <w:t>THE SOFTWARE IS PROVIDED "AS IS", WITHOUT WARRANTY OF ANY KIND, EXPRESS OR</w:t>
        </w:r>
      </w:ins>
      <w:ins w:id="347" w:author="Alvin Chang" w:date="2011-03-22T00:48:00Z">
        <w:r>
          <w:rPr>
            <w:rFonts w:cs="Calibri"/>
          </w:rPr>
          <w:t xml:space="preserve"> </w:t>
        </w:r>
      </w:ins>
      <w:ins w:id="348" w:author="Alvin Chang" w:date="2011-03-22T00:47:00Z">
        <w:r w:rsidRPr="004C784D">
          <w:rPr>
            <w:rFonts w:cs="Calibri"/>
          </w:rPr>
          <w:t>IMPLIED, INCLUDING BUT NOT LIMITED TO THE WARRANTIES OF MERCHANTABILITY,</w:t>
        </w:r>
      </w:ins>
      <w:ins w:id="349" w:author="Alvin Chang" w:date="2011-03-22T00:48:00Z">
        <w:r>
          <w:rPr>
            <w:rFonts w:cs="Calibri"/>
          </w:rPr>
          <w:t xml:space="preserve"> </w:t>
        </w:r>
      </w:ins>
      <w:ins w:id="350" w:author="Alvin Chang" w:date="2011-03-22T00:47:00Z">
        <w:r w:rsidRPr="004C784D">
          <w:rPr>
            <w:rFonts w:cs="Calibri"/>
          </w:rPr>
          <w:t>FITNESS FOR A PARTICULAR PURPOSE AND NONINFRINGEMENT. IN NO EVENT SHALL THE</w:t>
        </w:r>
      </w:ins>
      <w:ins w:id="351" w:author="Alvin Chang" w:date="2011-03-22T00:48:00Z">
        <w:r>
          <w:rPr>
            <w:rFonts w:cs="Calibri"/>
          </w:rPr>
          <w:t xml:space="preserve"> </w:t>
        </w:r>
      </w:ins>
      <w:ins w:id="352" w:author="Alvin Chang" w:date="2011-03-22T00:47:00Z">
        <w:r w:rsidRPr="004C784D">
          <w:rPr>
            <w:rFonts w:cs="Calibri"/>
          </w:rPr>
          <w:t>AUTHORS OR COPYRIGHT HOLDERS BE LIABLE FOR ANY CLAIM, DAMAGES OR OTHER</w:t>
        </w:r>
      </w:ins>
      <w:ins w:id="353" w:author="Alvin Chang" w:date="2011-03-22T00:48:00Z">
        <w:r>
          <w:rPr>
            <w:rFonts w:cs="Calibri"/>
          </w:rPr>
          <w:t xml:space="preserve"> </w:t>
        </w:r>
      </w:ins>
      <w:ins w:id="354" w:author="Alvin Chang" w:date="2011-03-22T00:47:00Z">
        <w:r w:rsidRPr="004C784D">
          <w:rPr>
            <w:rFonts w:cs="Calibri"/>
          </w:rPr>
          <w:t>LIABILITY, WHETHER IN AN ACTION OF CONTRACT, TORT OR OTHERWISE, ARISING FROM,</w:t>
        </w:r>
      </w:ins>
      <w:ins w:id="355" w:author="Alvin Chang" w:date="2011-03-22T00:48:00Z">
        <w:r>
          <w:rPr>
            <w:rFonts w:cs="Calibri"/>
          </w:rPr>
          <w:t xml:space="preserve"> </w:t>
        </w:r>
      </w:ins>
      <w:ins w:id="356" w:author="Alvin Chang" w:date="2011-03-22T00:47:00Z">
        <w:r w:rsidRPr="004C784D">
          <w:rPr>
            <w:rFonts w:cs="Calibri"/>
          </w:rPr>
          <w:t>OUT OF OR IN CONNECTION WITH THE SOFTWARE OR THE USE OR OTHER DEALINGS IN</w:t>
        </w:r>
      </w:ins>
      <w:ins w:id="357" w:author="Alvin Chang" w:date="2011-03-22T00:48:00Z">
        <w:r>
          <w:rPr>
            <w:rFonts w:cs="Calibri"/>
          </w:rPr>
          <w:t xml:space="preserve"> </w:t>
        </w:r>
      </w:ins>
      <w:ins w:id="358" w:author="Alvin Chang" w:date="2011-03-22T00:47:00Z">
        <w:r w:rsidRPr="004C784D">
          <w:rPr>
            <w:rFonts w:cs="Calibri"/>
          </w:rPr>
          <w:t>THE SOFTWARE.</w:t>
        </w:r>
      </w:ins>
      <w:del w:id="359" w:author="Alvin Chang" w:date="2011-03-22T00:47:00Z">
        <w:r w:rsidR="007439FF" w:rsidRPr="00BB3FFF" w:rsidDel="004C784D">
          <w:rPr>
            <w:rFonts w:cs="Calibri"/>
          </w:rPr>
          <w:delText>This Educational Community License (the "License") applies</w:delText>
        </w:r>
        <w:r w:rsidR="007439FF" w:rsidDel="004C784D">
          <w:rPr>
            <w:rFonts w:cs="Calibri"/>
          </w:rPr>
          <w:delText xml:space="preserve"> </w:delText>
        </w:r>
        <w:r w:rsidR="007439FF" w:rsidRPr="00BB3FFF" w:rsidDel="004C784D">
          <w:rPr>
            <w:rFonts w:cs="Calibri"/>
          </w:rPr>
          <w:delText>to any original work of authorship (the "Original Work") whose owner</w:delText>
        </w:r>
        <w:r w:rsidR="007439FF" w:rsidDel="004C784D">
          <w:rPr>
            <w:rFonts w:cs="Calibri"/>
          </w:rPr>
          <w:delText xml:space="preserve"> </w:delText>
        </w:r>
        <w:r w:rsidR="007439FF" w:rsidRPr="00BB3FFF" w:rsidDel="004C784D">
          <w:rPr>
            <w:rFonts w:cs="Calibri"/>
          </w:rPr>
          <w:delText>(the "Licensor") has placed the following notice immediately following</w:delText>
        </w:r>
        <w:r w:rsidR="007439FF" w:rsidDel="004C784D">
          <w:rPr>
            <w:rFonts w:cs="Calibri"/>
          </w:rPr>
          <w:delText xml:space="preserve"> </w:delText>
        </w:r>
        <w:r w:rsidR="007439FF" w:rsidRPr="00BB3FFF" w:rsidDel="004C784D">
          <w:rPr>
            <w:rFonts w:cs="Calibri"/>
          </w:rPr>
          <w:delText>the copyright notice for the Original Work:</w:delText>
        </w:r>
      </w:del>
    </w:p>
    <w:p w:rsidR="007439FF" w:rsidRPr="00BB3FFF" w:rsidDel="004C784D" w:rsidRDefault="007439FF" w:rsidP="00BB3FFF">
      <w:pPr>
        <w:spacing w:line="240" w:lineRule="auto"/>
        <w:jc w:val="both"/>
        <w:rPr>
          <w:del w:id="360" w:author="Alvin Chang" w:date="2011-03-22T00:47:00Z"/>
          <w:rFonts w:cs="Calibri"/>
        </w:rPr>
      </w:pPr>
      <w:del w:id="361" w:author="Alvin Chang" w:date="2011-03-22T00:47:00Z">
        <w:r w:rsidRPr="00BB3FFF" w:rsidDel="004C784D">
          <w:rPr>
            <w:rFonts w:cs="Calibri"/>
          </w:rPr>
          <w:delText>Copyright (c) &lt;year&gt; &lt;copyright holders&gt;</w:delText>
        </w:r>
      </w:del>
    </w:p>
    <w:p w:rsidR="007439FF" w:rsidRPr="00BB3FFF" w:rsidDel="004C784D" w:rsidRDefault="007439FF" w:rsidP="00BB3FFF">
      <w:pPr>
        <w:spacing w:line="240" w:lineRule="auto"/>
        <w:jc w:val="both"/>
        <w:rPr>
          <w:del w:id="362" w:author="Alvin Chang" w:date="2011-03-22T00:47:00Z"/>
          <w:rFonts w:cs="Calibri"/>
        </w:rPr>
      </w:pPr>
      <w:del w:id="363" w:author="Alvin Chang" w:date="2011-03-22T00:47:00Z">
        <w:r w:rsidRPr="00BB3FFF" w:rsidDel="004C784D">
          <w:rPr>
            <w:rFonts w:cs="Calibri"/>
          </w:rPr>
          <w:delText>Licensed under the Educational Community License version 1.0</w:delText>
        </w:r>
      </w:del>
    </w:p>
    <w:p w:rsidR="007439FF" w:rsidRPr="00BB3FFF" w:rsidDel="004C784D" w:rsidRDefault="007439FF" w:rsidP="00BB3FFF">
      <w:pPr>
        <w:spacing w:line="240" w:lineRule="auto"/>
        <w:jc w:val="both"/>
        <w:rPr>
          <w:del w:id="364" w:author="Alvin Chang" w:date="2011-03-22T00:47:00Z"/>
          <w:rFonts w:cs="Calibri"/>
        </w:rPr>
      </w:pPr>
      <w:del w:id="365" w:author="Alvin Chang" w:date="2011-03-22T00:47:00Z">
        <w:r w:rsidRPr="00BB3FFF" w:rsidDel="004C784D">
          <w:rPr>
            <w:rFonts w:cs="Calibri"/>
          </w:rPr>
          <w:delText>This Original Work, including software, source code, documents,</w:delText>
        </w:r>
        <w:r w:rsidDel="004C784D">
          <w:rPr>
            <w:rFonts w:cs="Calibri"/>
          </w:rPr>
          <w:delText xml:space="preserve"> </w:delText>
        </w:r>
        <w:r w:rsidRPr="00BB3FFF" w:rsidDel="004C784D">
          <w:rPr>
            <w:rFonts w:cs="Calibri"/>
          </w:rPr>
          <w:delText>or other related items, is being provided by the copyright holder(s)</w:delText>
        </w:r>
        <w:r w:rsidDel="004C784D">
          <w:rPr>
            <w:rFonts w:cs="Calibri"/>
          </w:rPr>
          <w:delText xml:space="preserve"> </w:delText>
        </w:r>
        <w:r w:rsidRPr="00BB3FFF" w:rsidDel="004C784D">
          <w:rPr>
            <w:rFonts w:cs="Calibri"/>
          </w:rPr>
          <w:delText>subject to the terms of the Educational Community License. By</w:delText>
        </w:r>
        <w:r w:rsidDel="004C784D">
          <w:rPr>
            <w:rFonts w:cs="Calibri"/>
          </w:rPr>
          <w:delText xml:space="preserve"> </w:delText>
        </w:r>
        <w:r w:rsidRPr="00BB3FFF" w:rsidDel="004C784D">
          <w:rPr>
            <w:rFonts w:cs="Calibri"/>
          </w:rPr>
          <w:delText>obtaining, using and/or copying this Original Work, you agree that you</w:delText>
        </w:r>
        <w:r w:rsidDel="004C784D">
          <w:rPr>
            <w:rFonts w:cs="Calibri"/>
          </w:rPr>
          <w:delText xml:space="preserve"> </w:delText>
        </w:r>
        <w:r w:rsidRPr="00BB3FFF" w:rsidDel="004C784D">
          <w:rPr>
            <w:rFonts w:cs="Calibri"/>
          </w:rPr>
          <w:delText>have read, understand, and will comply with the following terms and</w:delText>
        </w:r>
        <w:r w:rsidDel="004C784D">
          <w:rPr>
            <w:rFonts w:cs="Calibri"/>
          </w:rPr>
          <w:delText xml:space="preserve"> </w:delText>
        </w:r>
        <w:r w:rsidRPr="00BB3FFF" w:rsidDel="004C784D">
          <w:rPr>
            <w:rFonts w:cs="Calibri"/>
          </w:rPr>
          <w:delText>conditions of the Educational Community License:</w:delText>
        </w:r>
      </w:del>
    </w:p>
    <w:p w:rsidR="007439FF" w:rsidRPr="00BB3FFF" w:rsidDel="004C784D" w:rsidRDefault="007439FF" w:rsidP="00BB3FFF">
      <w:pPr>
        <w:spacing w:line="240" w:lineRule="auto"/>
        <w:jc w:val="both"/>
        <w:rPr>
          <w:del w:id="366" w:author="Alvin Chang" w:date="2011-03-22T00:47:00Z"/>
          <w:rFonts w:cs="Calibri"/>
        </w:rPr>
      </w:pPr>
      <w:del w:id="367" w:author="Alvin Chang" w:date="2011-03-22T00:47:00Z">
        <w:r w:rsidRPr="00BB3FFF" w:rsidDel="004C784D">
          <w:rPr>
            <w:rFonts w:cs="Calibri"/>
          </w:rPr>
          <w:delText>Permission to use, copy, modify, merge, publish, distribute, and</w:delText>
        </w:r>
        <w:r w:rsidDel="004C784D">
          <w:rPr>
            <w:rFonts w:cs="Calibri"/>
          </w:rPr>
          <w:delText xml:space="preserve"> </w:delText>
        </w:r>
        <w:r w:rsidRPr="00BB3FFF" w:rsidDel="004C784D">
          <w:rPr>
            <w:rFonts w:cs="Calibri"/>
          </w:rPr>
          <w:delText>sublicense this Original Work and its documentation, with or without</w:delText>
        </w:r>
        <w:r w:rsidDel="004C784D">
          <w:rPr>
            <w:rFonts w:cs="Calibri"/>
          </w:rPr>
          <w:delText xml:space="preserve"> </w:delText>
        </w:r>
        <w:r w:rsidRPr="00BB3FFF" w:rsidDel="004C784D">
          <w:rPr>
            <w:rFonts w:cs="Calibri"/>
          </w:rPr>
          <w:delText>modification, for any purpose, and without fee or royalty to the</w:delText>
        </w:r>
        <w:r w:rsidDel="004C784D">
          <w:rPr>
            <w:rFonts w:cs="Calibri"/>
          </w:rPr>
          <w:delText xml:space="preserve"> </w:delText>
        </w:r>
        <w:r w:rsidRPr="00BB3FFF" w:rsidDel="004C784D">
          <w:rPr>
            <w:rFonts w:cs="Calibri"/>
          </w:rPr>
          <w:delText>copyright holder(s) is hereby granted, provided that you include the</w:delText>
        </w:r>
        <w:r w:rsidDel="004C784D">
          <w:rPr>
            <w:rFonts w:cs="Calibri"/>
          </w:rPr>
          <w:delText xml:space="preserve"> </w:delText>
        </w:r>
        <w:r w:rsidRPr="00BB3FFF" w:rsidDel="004C784D">
          <w:rPr>
            <w:rFonts w:cs="Calibri"/>
          </w:rPr>
          <w:delText>following on ALL copies of the Original Work or portions thereof,</w:delText>
        </w:r>
        <w:r w:rsidDel="004C784D">
          <w:rPr>
            <w:rFonts w:cs="Calibri"/>
          </w:rPr>
          <w:delText xml:space="preserve"> </w:delText>
        </w:r>
        <w:r w:rsidRPr="00BB3FFF" w:rsidDel="004C784D">
          <w:rPr>
            <w:rFonts w:cs="Calibri"/>
          </w:rPr>
          <w:delText>including modifications or derivatives, that you make:</w:delText>
        </w:r>
      </w:del>
    </w:p>
    <w:p w:rsidR="007439FF" w:rsidDel="004C784D" w:rsidRDefault="007439FF" w:rsidP="00BB3FFF">
      <w:pPr>
        <w:pStyle w:val="ListParagraph"/>
        <w:numPr>
          <w:ilvl w:val="0"/>
          <w:numId w:val="3"/>
        </w:numPr>
        <w:spacing w:line="240" w:lineRule="auto"/>
        <w:ind w:left="993"/>
        <w:jc w:val="both"/>
        <w:rPr>
          <w:del w:id="368" w:author="Alvin Chang" w:date="2011-03-22T00:47:00Z"/>
          <w:rFonts w:cs="Calibri"/>
        </w:rPr>
      </w:pPr>
      <w:del w:id="369" w:author="Alvin Chang" w:date="2011-03-22T00:47:00Z">
        <w:r w:rsidRPr="00620869" w:rsidDel="004C784D">
          <w:rPr>
            <w:rFonts w:cs="Calibri"/>
          </w:rPr>
          <w:delText>The full text of the Educational Community License in a location viewable to users of the redistributed or derivative work.</w:delText>
        </w:r>
      </w:del>
    </w:p>
    <w:p w:rsidR="007439FF" w:rsidDel="004C784D" w:rsidRDefault="007439FF" w:rsidP="00BB3FFF">
      <w:pPr>
        <w:pStyle w:val="ListParagraph"/>
        <w:numPr>
          <w:ilvl w:val="0"/>
          <w:numId w:val="3"/>
        </w:numPr>
        <w:spacing w:line="240" w:lineRule="auto"/>
        <w:ind w:left="993"/>
        <w:jc w:val="both"/>
        <w:rPr>
          <w:del w:id="370" w:author="Alvin Chang" w:date="2011-03-22T00:47:00Z"/>
          <w:rFonts w:cs="Calibri"/>
        </w:rPr>
      </w:pPr>
      <w:del w:id="371" w:author="Alvin Chang" w:date="2011-03-22T00:47:00Z">
        <w:r w:rsidRPr="00620869" w:rsidDel="004C784D">
          <w:rPr>
            <w:rFonts w:cs="Calibri"/>
          </w:rPr>
          <w:delText>Any pre-existing intellectual property disclaimers, notices, or terms and conditions.</w:delText>
        </w:r>
      </w:del>
    </w:p>
    <w:p w:rsidR="007439FF" w:rsidDel="004C784D" w:rsidRDefault="007439FF" w:rsidP="00BB3FFF">
      <w:pPr>
        <w:pStyle w:val="ListParagraph"/>
        <w:numPr>
          <w:ilvl w:val="0"/>
          <w:numId w:val="3"/>
        </w:numPr>
        <w:spacing w:line="240" w:lineRule="auto"/>
        <w:ind w:left="993"/>
        <w:jc w:val="both"/>
        <w:rPr>
          <w:del w:id="372" w:author="Alvin Chang" w:date="2011-03-22T00:47:00Z"/>
          <w:rFonts w:cs="Calibri"/>
        </w:rPr>
      </w:pPr>
      <w:del w:id="373" w:author="Alvin Chang" w:date="2011-03-22T00:47:00Z">
        <w:r w:rsidRPr="00620869" w:rsidDel="004C784D">
          <w:rPr>
            <w:rFonts w:cs="Calibri"/>
          </w:rPr>
          <w:delText>Notice of any changes or modifications to the Original Work, including the date the changes were made.</w:delText>
        </w:r>
      </w:del>
    </w:p>
    <w:p w:rsidR="007439FF" w:rsidRPr="00620869" w:rsidDel="004C784D" w:rsidRDefault="007439FF" w:rsidP="00BB3FFF">
      <w:pPr>
        <w:pStyle w:val="ListParagraph"/>
        <w:numPr>
          <w:ilvl w:val="0"/>
          <w:numId w:val="3"/>
        </w:numPr>
        <w:spacing w:line="240" w:lineRule="auto"/>
        <w:ind w:left="993"/>
        <w:jc w:val="both"/>
        <w:rPr>
          <w:del w:id="374" w:author="Alvin Chang" w:date="2011-03-22T00:47:00Z"/>
          <w:rFonts w:cs="Calibri"/>
        </w:rPr>
      </w:pPr>
      <w:del w:id="375" w:author="Alvin Chang" w:date="2011-03-22T00:47:00Z">
        <w:r w:rsidRPr="00620869" w:rsidDel="004C784D">
          <w:rPr>
            <w:rFonts w:cs="Calibri"/>
          </w:rPr>
          <w:lastRenderedPageBreak/>
          <w:delText>Any modifications of the Original Work must be distributed in such a manner as to avoid any confusion with the Original Work of the copyright holders.</w:delText>
        </w:r>
      </w:del>
    </w:p>
    <w:p w:rsidR="007439FF" w:rsidRPr="00BB3FFF" w:rsidDel="004C784D" w:rsidRDefault="007439FF" w:rsidP="00BB3FFF">
      <w:pPr>
        <w:spacing w:line="240" w:lineRule="auto"/>
        <w:jc w:val="both"/>
        <w:rPr>
          <w:del w:id="376" w:author="Alvin Chang" w:date="2011-03-22T00:47:00Z"/>
          <w:rFonts w:cs="Calibri"/>
        </w:rPr>
      </w:pPr>
      <w:del w:id="377" w:author="Alvin Chang" w:date="2011-03-22T00:47:00Z">
        <w:r w:rsidRPr="00BB3FFF" w:rsidDel="004C784D">
          <w:rPr>
            <w:rFonts w:cs="Calibri"/>
          </w:rPr>
          <w:delText>THE SOFTWARE IS PROVIDED "AS IS", WITHOUT WARRANTY OF ANY KIND,</w:delText>
        </w:r>
        <w:r w:rsidDel="004C784D">
          <w:rPr>
            <w:rFonts w:cs="Calibri"/>
          </w:rPr>
          <w:delText xml:space="preserve"> </w:delText>
        </w:r>
        <w:r w:rsidRPr="00BB3FFF" w:rsidDel="004C784D">
          <w:rPr>
            <w:rFonts w:cs="Calibri"/>
          </w:rPr>
          <w:delText>EXPRESS OR IMPLIED, INCLUDING BUT NOT LIMITED TO THE WARRANTIES OF</w:delText>
        </w:r>
        <w:r w:rsidDel="004C784D">
          <w:rPr>
            <w:rFonts w:cs="Calibri"/>
          </w:rPr>
          <w:delText xml:space="preserve"> </w:delText>
        </w:r>
        <w:r w:rsidRPr="00BB3FFF" w:rsidDel="004C784D">
          <w:rPr>
            <w:rFonts w:cs="Calibri"/>
          </w:rPr>
          <w:delText>MERCHANTABILITY, FITNESS FOR A PARTICULAR PURPOSE AND NONINFRINGEMENT.</w:delText>
        </w:r>
        <w:r w:rsidDel="004C784D">
          <w:rPr>
            <w:rFonts w:cs="Calibri"/>
          </w:rPr>
          <w:delText xml:space="preserve"> </w:delText>
        </w:r>
        <w:r w:rsidRPr="00BB3FFF" w:rsidDel="004C784D">
          <w:rPr>
            <w:rFonts w:cs="Calibri"/>
          </w:rPr>
          <w:delText>IN NO EVENT SHALL THE AUTHORS OR COPYRIGHT HOLDERS BE LIABLE FOR ANY</w:delText>
        </w:r>
        <w:r w:rsidDel="004C784D">
          <w:rPr>
            <w:rFonts w:cs="Calibri"/>
          </w:rPr>
          <w:delText xml:space="preserve"> </w:delText>
        </w:r>
        <w:r w:rsidRPr="00BB3FFF" w:rsidDel="004C784D">
          <w:rPr>
            <w:rFonts w:cs="Calibri"/>
          </w:rPr>
          <w:delText>CLAIM, DAMAGES OR OTHER LIABILITY, WHETHER IN AN ACTION OF CONTRACT,</w:delText>
        </w:r>
        <w:r w:rsidDel="004C784D">
          <w:rPr>
            <w:rFonts w:cs="Calibri"/>
          </w:rPr>
          <w:delText xml:space="preserve"> </w:delText>
        </w:r>
        <w:r w:rsidRPr="00BB3FFF" w:rsidDel="004C784D">
          <w:rPr>
            <w:rFonts w:cs="Calibri"/>
          </w:rPr>
          <w:delText>TORT OR OTHERWISE, ARISING FROM, OUT OF OR IN CONNECTION WITH THE</w:delText>
        </w:r>
        <w:r w:rsidDel="004C784D">
          <w:rPr>
            <w:rFonts w:cs="Calibri"/>
          </w:rPr>
          <w:delText xml:space="preserve"> </w:delText>
        </w:r>
        <w:r w:rsidRPr="00BB3FFF" w:rsidDel="004C784D">
          <w:rPr>
            <w:rFonts w:cs="Calibri"/>
          </w:rPr>
          <w:delText>SOFTWARE OR THE USE OR OTHER DEALINGS IN THE SOFTWARE.</w:delText>
        </w:r>
      </w:del>
    </w:p>
    <w:p w:rsidR="007439FF" w:rsidRPr="00BB3FFF" w:rsidRDefault="007439FF" w:rsidP="00BB3FFF">
      <w:pPr>
        <w:spacing w:line="240" w:lineRule="auto"/>
        <w:jc w:val="both"/>
        <w:rPr>
          <w:rFonts w:cs="Calibri"/>
        </w:rPr>
      </w:pPr>
      <w:del w:id="378" w:author="Alvin Chang" w:date="2011-03-22T00:47:00Z">
        <w:r w:rsidRPr="00BB3FFF" w:rsidDel="004C784D">
          <w:rPr>
            <w:rFonts w:cs="Calibri"/>
          </w:rPr>
          <w:delText>The name and trademarks of copyright holder(s) may NOT be used</w:delText>
        </w:r>
        <w:r w:rsidDel="004C784D">
          <w:rPr>
            <w:rFonts w:cs="Calibri"/>
          </w:rPr>
          <w:delText xml:space="preserve"> </w:delText>
        </w:r>
        <w:r w:rsidRPr="00BB3FFF" w:rsidDel="004C784D">
          <w:rPr>
            <w:rFonts w:cs="Calibri"/>
          </w:rPr>
          <w:delText>in advertising or publicity pertaining to the Original or Derivative</w:delText>
        </w:r>
        <w:r w:rsidDel="004C784D">
          <w:rPr>
            <w:rFonts w:cs="Calibri"/>
          </w:rPr>
          <w:delText xml:space="preserve"> </w:delText>
        </w:r>
        <w:r w:rsidRPr="00BB3FFF" w:rsidDel="004C784D">
          <w:rPr>
            <w:rFonts w:cs="Calibri"/>
          </w:rPr>
          <w:delText>Works without specific, written prior permission. Title to copyright in</w:delText>
        </w:r>
        <w:r w:rsidDel="004C784D">
          <w:rPr>
            <w:rFonts w:cs="Calibri"/>
          </w:rPr>
          <w:delText xml:space="preserve"> </w:delText>
        </w:r>
        <w:r w:rsidRPr="00BB3FFF" w:rsidDel="004C784D">
          <w:rPr>
            <w:rFonts w:cs="Calibri"/>
          </w:rPr>
          <w:delText>the Original Work and any associated documentation will at all times</w:delText>
        </w:r>
        <w:r w:rsidDel="004C784D">
          <w:rPr>
            <w:rFonts w:cs="Calibri"/>
          </w:rPr>
          <w:delText xml:space="preserve"> </w:delText>
        </w:r>
        <w:r w:rsidRPr="00BB3FFF" w:rsidDel="004C784D">
          <w:rPr>
            <w:rFonts w:cs="Calibri"/>
          </w:rPr>
          <w:delText>remain with the copyright holders.</w:delText>
        </w:r>
      </w:del>
    </w:p>
    <w:sectPr w:rsidR="007439FF" w:rsidRPr="00BB3FFF" w:rsidSect="00B87BE9">
      <w:headerReference w:type="default" r:id="rId22"/>
      <w:footerReference w:type="default" r:id="rId23"/>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13B7" w:rsidRDefault="006313B7" w:rsidP="00C0626A">
      <w:pPr>
        <w:spacing w:after="0" w:line="240" w:lineRule="auto"/>
      </w:pPr>
      <w:r>
        <w:separator/>
      </w:r>
    </w:p>
  </w:endnote>
  <w:endnote w:type="continuationSeparator" w:id="0">
    <w:p w:rsidR="006313B7" w:rsidRDefault="006313B7" w:rsidP="00C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E03000" w:rsidRPr="005A2EF4">
      <w:trPr>
        <w:trHeight w:val="151"/>
      </w:trPr>
      <w:tc>
        <w:tcPr>
          <w:tcW w:w="2250" w:type="pct"/>
          <w:tcBorders>
            <w:bottom w:val="single" w:sz="4" w:space="0" w:color="4F81BD"/>
          </w:tcBorders>
        </w:tcPr>
        <w:p w:rsidR="00E03000" w:rsidRDefault="00E03000">
          <w:pPr>
            <w:pStyle w:val="Header"/>
            <w:rPr>
              <w:rFonts w:ascii="Cambria" w:hAnsi="Cambria"/>
              <w:b/>
              <w:bCs/>
            </w:rPr>
          </w:pPr>
        </w:p>
      </w:tc>
      <w:tc>
        <w:tcPr>
          <w:tcW w:w="500" w:type="pct"/>
          <w:vMerge w:val="restart"/>
          <w:noWrap/>
          <w:vAlign w:val="center"/>
        </w:tcPr>
        <w:p w:rsidR="00E03000" w:rsidRDefault="00E03000">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EE654F" w:rsidRPr="00EE654F">
            <w:rPr>
              <w:rFonts w:ascii="Cambria" w:hAnsi="Cambria"/>
              <w:b/>
              <w:bCs/>
              <w:noProof/>
            </w:rPr>
            <w:t>0</w:t>
          </w:r>
          <w:r>
            <w:rPr>
              <w:rFonts w:ascii="Cambria" w:hAnsi="Cambria"/>
              <w:b/>
              <w:bCs/>
              <w:noProof/>
            </w:rPr>
            <w:fldChar w:fldCharType="end"/>
          </w:r>
        </w:p>
      </w:tc>
      <w:tc>
        <w:tcPr>
          <w:tcW w:w="2250" w:type="pct"/>
          <w:tcBorders>
            <w:bottom w:val="single" w:sz="4" w:space="0" w:color="4F81BD"/>
          </w:tcBorders>
        </w:tcPr>
        <w:p w:rsidR="00E03000" w:rsidRDefault="00E03000">
          <w:pPr>
            <w:pStyle w:val="Header"/>
            <w:rPr>
              <w:rFonts w:ascii="Cambria" w:hAnsi="Cambria"/>
              <w:b/>
              <w:bCs/>
            </w:rPr>
          </w:pPr>
        </w:p>
      </w:tc>
    </w:tr>
    <w:tr w:rsidR="00E03000" w:rsidRPr="005A2EF4">
      <w:trPr>
        <w:trHeight w:val="150"/>
      </w:trPr>
      <w:tc>
        <w:tcPr>
          <w:tcW w:w="2250" w:type="pct"/>
          <w:tcBorders>
            <w:top w:val="single" w:sz="4" w:space="0" w:color="4F81BD"/>
          </w:tcBorders>
        </w:tcPr>
        <w:p w:rsidR="00E03000" w:rsidRDefault="00E03000">
          <w:pPr>
            <w:pStyle w:val="Header"/>
            <w:rPr>
              <w:rFonts w:ascii="Cambria" w:hAnsi="Cambria"/>
              <w:b/>
              <w:bCs/>
            </w:rPr>
          </w:pPr>
        </w:p>
      </w:tc>
      <w:tc>
        <w:tcPr>
          <w:tcW w:w="500" w:type="pct"/>
          <w:vMerge/>
        </w:tcPr>
        <w:p w:rsidR="00E03000" w:rsidRDefault="00E03000">
          <w:pPr>
            <w:pStyle w:val="Header"/>
            <w:jc w:val="center"/>
            <w:rPr>
              <w:rFonts w:ascii="Cambria" w:hAnsi="Cambria"/>
              <w:b/>
              <w:bCs/>
            </w:rPr>
          </w:pPr>
        </w:p>
      </w:tc>
      <w:tc>
        <w:tcPr>
          <w:tcW w:w="2250" w:type="pct"/>
          <w:tcBorders>
            <w:top w:val="single" w:sz="4" w:space="0" w:color="4F81BD"/>
          </w:tcBorders>
        </w:tcPr>
        <w:p w:rsidR="00E03000" w:rsidRDefault="00E03000">
          <w:pPr>
            <w:pStyle w:val="Header"/>
            <w:rPr>
              <w:rFonts w:ascii="Cambria" w:hAnsi="Cambria"/>
              <w:b/>
              <w:bCs/>
            </w:rPr>
          </w:pPr>
        </w:p>
      </w:tc>
    </w:tr>
  </w:tbl>
  <w:p w:rsidR="00E03000" w:rsidRDefault="00E030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44"/>
      <w:gridCol w:w="953"/>
      <w:gridCol w:w="4145"/>
    </w:tblGrid>
    <w:tr w:rsidR="00E03000" w:rsidRPr="005A2EF4" w:rsidTr="008E621B">
      <w:trPr>
        <w:trHeight w:val="151"/>
      </w:trPr>
      <w:tc>
        <w:tcPr>
          <w:tcW w:w="2250" w:type="pct"/>
          <w:tcBorders>
            <w:bottom w:val="single" w:sz="4" w:space="0" w:color="4F81BD"/>
          </w:tcBorders>
        </w:tcPr>
        <w:p w:rsidR="00E03000" w:rsidRDefault="00E03000" w:rsidP="008E621B">
          <w:pPr>
            <w:pStyle w:val="Header"/>
            <w:rPr>
              <w:rFonts w:ascii="Cambria" w:hAnsi="Cambria"/>
              <w:b/>
              <w:bCs/>
            </w:rPr>
          </w:pPr>
        </w:p>
      </w:tc>
      <w:tc>
        <w:tcPr>
          <w:tcW w:w="500" w:type="pct"/>
          <w:vMerge w:val="restart"/>
          <w:noWrap/>
          <w:vAlign w:val="center"/>
        </w:tcPr>
        <w:p w:rsidR="00E03000" w:rsidRDefault="00E03000" w:rsidP="008E621B">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EE654F" w:rsidRPr="00EE654F">
            <w:rPr>
              <w:rFonts w:ascii="Cambria" w:hAnsi="Cambria"/>
              <w:b/>
              <w:bCs/>
              <w:noProof/>
            </w:rPr>
            <w:t>iii</w:t>
          </w:r>
          <w:r>
            <w:rPr>
              <w:rFonts w:ascii="Cambria" w:hAnsi="Cambria"/>
              <w:b/>
              <w:bCs/>
              <w:noProof/>
            </w:rPr>
            <w:fldChar w:fldCharType="end"/>
          </w:r>
        </w:p>
      </w:tc>
      <w:tc>
        <w:tcPr>
          <w:tcW w:w="2250" w:type="pct"/>
          <w:tcBorders>
            <w:bottom w:val="single" w:sz="4" w:space="0" w:color="4F81BD"/>
          </w:tcBorders>
        </w:tcPr>
        <w:p w:rsidR="00E03000" w:rsidRDefault="00E03000" w:rsidP="008E621B">
          <w:pPr>
            <w:pStyle w:val="Header"/>
            <w:jc w:val="right"/>
            <w:rPr>
              <w:rFonts w:ascii="Cambria" w:hAnsi="Cambria"/>
              <w:b/>
              <w:bCs/>
            </w:rPr>
          </w:pPr>
          <w:proofErr w:type="spellStart"/>
          <w:r>
            <w:rPr>
              <w:rFonts w:ascii="Cambria" w:hAnsi="Cambria"/>
              <w:b/>
              <w:bCs/>
            </w:rPr>
            <w:t>GoldenGravure</w:t>
          </w:r>
          <w:proofErr w:type="spellEnd"/>
        </w:p>
      </w:tc>
    </w:tr>
    <w:tr w:rsidR="00E03000" w:rsidRPr="005A2EF4" w:rsidTr="008E621B">
      <w:trPr>
        <w:trHeight w:val="150"/>
      </w:trPr>
      <w:tc>
        <w:tcPr>
          <w:tcW w:w="2250" w:type="pct"/>
          <w:tcBorders>
            <w:top w:val="single" w:sz="4" w:space="0" w:color="4F81BD"/>
          </w:tcBorders>
        </w:tcPr>
        <w:p w:rsidR="00E03000" w:rsidRDefault="00E03000" w:rsidP="008E621B">
          <w:pPr>
            <w:pStyle w:val="Header"/>
            <w:rPr>
              <w:rFonts w:ascii="Cambria" w:hAnsi="Cambria"/>
              <w:b/>
              <w:bCs/>
            </w:rPr>
          </w:pPr>
        </w:p>
      </w:tc>
      <w:tc>
        <w:tcPr>
          <w:tcW w:w="500" w:type="pct"/>
          <w:vMerge/>
        </w:tcPr>
        <w:p w:rsidR="00E03000" w:rsidRDefault="00E03000" w:rsidP="008E621B">
          <w:pPr>
            <w:pStyle w:val="Header"/>
            <w:jc w:val="center"/>
            <w:rPr>
              <w:rFonts w:ascii="Cambria" w:hAnsi="Cambria"/>
              <w:b/>
              <w:bCs/>
            </w:rPr>
          </w:pPr>
        </w:p>
      </w:tc>
      <w:tc>
        <w:tcPr>
          <w:tcW w:w="2250" w:type="pct"/>
          <w:tcBorders>
            <w:top w:val="single" w:sz="4" w:space="0" w:color="4F81BD"/>
          </w:tcBorders>
        </w:tcPr>
        <w:p w:rsidR="00E03000" w:rsidRDefault="00E03000" w:rsidP="008E621B">
          <w:pPr>
            <w:pStyle w:val="Header"/>
            <w:rPr>
              <w:rFonts w:ascii="Cambria" w:hAnsi="Cambria"/>
              <w:b/>
              <w:bCs/>
            </w:rPr>
          </w:pPr>
        </w:p>
      </w:tc>
    </w:tr>
  </w:tbl>
  <w:p w:rsidR="00E03000" w:rsidRDefault="00E03000" w:rsidP="00232FDA">
    <w:pPr>
      <w:pStyle w:val="Footer"/>
    </w:pPr>
    <w:r>
      <w:t>GG/COMS/MQ1.1/v1.0</w:t>
    </w:r>
  </w:p>
  <w:p w:rsidR="00E03000" w:rsidRDefault="00E0300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E03000" w:rsidRPr="005A2EF4">
      <w:trPr>
        <w:trHeight w:val="151"/>
      </w:trPr>
      <w:tc>
        <w:tcPr>
          <w:tcW w:w="2250" w:type="pct"/>
          <w:tcBorders>
            <w:bottom w:val="single" w:sz="4" w:space="0" w:color="4F81BD"/>
          </w:tcBorders>
        </w:tcPr>
        <w:p w:rsidR="00E03000" w:rsidRDefault="00E03000">
          <w:pPr>
            <w:pStyle w:val="Header"/>
            <w:rPr>
              <w:rFonts w:ascii="Cambria" w:hAnsi="Cambria"/>
              <w:b/>
              <w:bCs/>
            </w:rPr>
          </w:pPr>
        </w:p>
      </w:tc>
      <w:tc>
        <w:tcPr>
          <w:tcW w:w="500" w:type="pct"/>
          <w:vMerge w:val="restart"/>
          <w:noWrap/>
          <w:vAlign w:val="center"/>
        </w:tcPr>
        <w:p w:rsidR="00E03000" w:rsidRDefault="00E03000">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Pr="00232FDA">
            <w:rPr>
              <w:rFonts w:ascii="Cambria" w:hAnsi="Cambria"/>
              <w:b/>
              <w:bCs/>
              <w:noProof/>
            </w:rPr>
            <w:t>i</w:t>
          </w:r>
          <w:r>
            <w:rPr>
              <w:rFonts w:ascii="Cambria" w:hAnsi="Cambria"/>
              <w:b/>
              <w:bCs/>
              <w:noProof/>
            </w:rPr>
            <w:fldChar w:fldCharType="end"/>
          </w:r>
        </w:p>
      </w:tc>
      <w:tc>
        <w:tcPr>
          <w:tcW w:w="2250" w:type="pct"/>
          <w:tcBorders>
            <w:bottom w:val="single" w:sz="4" w:space="0" w:color="4F81BD"/>
          </w:tcBorders>
        </w:tcPr>
        <w:p w:rsidR="00E03000" w:rsidRDefault="00E03000" w:rsidP="000112A8">
          <w:pPr>
            <w:pStyle w:val="Header"/>
            <w:jc w:val="right"/>
            <w:rPr>
              <w:rFonts w:ascii="Cambria" w:hAnsi="Cambria"/>
              <w:b/>
              <w:bCs/>
            </w:rPr>
          </w:pPr>
          <w:proofErr w:type="spellStart"/>
          <w:r>
            <w:rPr>
              <w:rFonts w:ascii="Cambria" w:hAnsi="Cambria"/>
              <w:b/>
              <w:bCs/>
            </w:rPr>
            <w:t>GoldenGravure</w:t>
          </w:r>
          <w:proofErr w:type="spellEnd"/>
        </w:p>
      </w:tc>
    </w:tr>
    <w:tr w:rsidR="00E03000" w:rsidRPr="005A2EF4">
      <w:trPr>
        <w:trHeight w:val="150"/>
      </w:trPr>
      <w:tc>
        <w:tcPr>
          <w:tcW w:w="2250" w:type="pct"/>
          <w:tcBorders>
            <w:top w:val="single" w:sz="4" w:space="0" w:color="4F81BD"/>
          </w:tcBorders>
        </w:tcPr>
        <w:p w:rsidR="00E03000" w:rsidRDefault="00E03000">
          <w:pPr>
            <w:pStyle w:val="Header"/>
            <w:rPr>
              <w:rFonts w:ascii="Cambria" w:hAnsi="Cambria"/>
              <w:b/>
              <w:bCs/>
            </w:rPr>
          </w:pPr>
        </w:p>
      </w:tc>
      <w:tc>
        <w:tcPr>
          <w:tcW w:w="500" w:type="pct"/>
          <w:vMerge/>
        </w:tcPr>
        <w:p w:rsidR="00E03000" w:rsidRDefault="00E03000">
          <w:pPr>
            <w:pStyle w:val="Header"/>
            <w:jc w:val="center"/>
            <w:rPr>
              <w:rFonts w:ascii="Cambria" w:hAnsi="Cambria"/>
              <w:b/>
              <w:bCs/>
            </w:rPr>
          </w:pPr>
        </w:p>
      </w:tc>
      <w:tc>
        <w:tcPr>
          <w:tcW w:w="2250" w:type="pct"/>
          <w:tcBorders>
            <w:top w:val="single" w:sz="4" w:space="0" w:color="4F81BD"/>
          </w:tcBorders>
        </w:tcPr>
        <w:p w:rsidR="00E03000" w:rsidRDefault="00E03000">
          <w:pPr>
            <w:pStyle w:val="Header"/>
            <w:rPr>
              <w:rFonts w:ascii="Cambria" w:hAnsi="Cambria"/>
              <w:b/>
              <w:bCs/>
            </w:rPr>
          </w:pPr>
        </w:p>
      </w:tc>
    </w:tr>
  </w:tbl>
  <w:p w:rsidR="00E03000" w:rsidRDefault="00E03000">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602"/>
      <w:gridCol w:w="1538"/>
      <w:gridCol w:w="4102"/>
    </w:tblGrid>
    <w:tr w:rsidR="00E03000" w:rsidRPr="005A2EF4" w:rsidTr="00C0617A">
      <w:trPr>
        <w:trHeight w:val="151"/>
      </w:trPr>
      <w:tc>
        <w:tcPr>
          <w:tcW w:w="1949" w:type="pct"/>
          <w:tcBorders>
            <w:bottom w:val="single" w:sz="4" w:space="0" w:color="4F81BD"/>
          </w:tcBorders>
        </w:tcPr>
        <w:p w:rsidR="00E03000" w:rsidRDefault="00E03000" w:rsidP="008E621B">
          <w:pPr>
            <w:pStyle w:val="Header"/>
            <w:rPr>
              <w:rFonts w:ascii="Cambria" w:hAnsi="Cambria"/>
              <w:b/>
              <w:bCs/>
            </w:rPr>
          </w:pPr>
        </w:p>
      </w:tc>
      <w:tc>
        <w:tcPr>
          <w:tcW w:w="832" w:type="pct"/>
          <w:vMerge w:val="restart"/>
          <w:noWrap/>
          <w:vAlign w:val="center"/>
        </w:tcPr>
        <w:p w:rsidR="00E03000" w:rsidRDefault="00E03000" w:rsidP="00C0617A">
          <w:pPr>
            <w:pStyle w:val="NoSpacing"/>
            <w:jc w:val="center"/>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EE654F" w:rsidRPr="00EE654F">
            <w:rPr>
              <w:rFonts w:ascii="Cambria" w:hAnsi="Cambria"/>
              <w:b/>
              <w:bCs/>
              <w:noProof/>
            </w:rPr>
            <w:t>20</w:t>
          </w:r>
          <w:r>
            <w:rPr>
              <w:rFonts w:ascii="Cambria" w:hAnsi="Cambria"/>
              <w:b/>
              <w:bCs/>
              <w:noProof/>
            </w:rPr>
            <w:fldChar w:fldCharType="end"/>
          </w:r>
        </w:p>
      </w:tc>
      <w:tc>
        <w:tcPr>
          <w:tcW w:w="2220" w:type="pct"/>
          <w:tcBorders>
            <w:bottom w:val="single" w:sz="4" w:space="0" w:color="4F81BD"/>
          </w:tcBorders>
        </w:tcPr>
        <w:p w:rsidR="00E03000" w:rsidRDefault="00E03000" w:rsidP="008E621B">
          <w:pPr>
            <w:pStyle w:val="Header"/>
            <w:jc w:val="right"/>
            <w:rPr>
              <w:rFonts w:ascii="Cambria" w:hAnsi="Cambria"/>
              <w:b/>
              <w:bCs/>
            </w:rPr>
          </w:pPr>
          <w:proofErr w:type="spellStart"/>
          <w:r>
            <w:rPr>
              <w:rFonts w:ascii="Cambria" w:hAnsi="Cambria"/>
              <w:b/>
              <w:bCs/>
            </w:rPr>
            <w:t>GoldenGravure</w:t>
          </w:r>
          <w:proofErr w:type="spellEnd"/>
        </w:p>
      </w:tc>
    </w:tr>
    <w:tr w:rsidR="00E03000" w:rsidRPr="005A2EF4" w:rsidTr="00C0617A">
      <w:trPr>
        <w:trHeight w:val="150"/>
      </w:trPr>
      <w:tc>
        <w:tcPr>
          <w:tcW w:w="1949" w:type="pct"/>
          <w:tcBorders>
            <w:top w:val="single" w:sz="4" w:space="0" w:color="4F81BD"/>
          </w:tcBorders>
        </w:tcPr>
        <w:p w:rsidR="00E03000" w:rsidRDefault="00E03000" w:rsidP="008E621B">
          <w:pPr>
            <w:pStyle w:val="Header"/>
            <w:rPr>
              <w:rFonts w:ascii="Cambria" w:hAnsi="Cambria"/>
              <w:b/>
              <w:bCs/>
            </w:rPr>
          </w:pPr>
        </w:p>
      </w:tc>
      <w:tc>
        <w:tcPr>
          <w:tcW w:w="832" w:type="pct"/>
          <w:vMerge/>
        </w:tcPr>
        <w:p w:rsidR="00E03000" w:rsidRDefault="00E03000" w:rsidP="008E621B">
          <w:pPr>
            <w:pStyle w:val="Header"/>
            <w:jc w:val="center"/>
            <w:rPr>
              <w:rFonts w:ascii="Cambria" w:hAnsi="Cambria"/>
              <w:b/>
              <w:bCs/>
            </w:rPr>
          </w:pPr>
        </w:p>
      </w:tc>
      <w:tc>
        <w:tcPr>
          <w:tcW w:w="2220" w:type="pct"/>
          <w:tcBorders>
            <w:top w:val="single" w:sz="4" w:space="0" w:color="4F81BD"/>
          </w:tcBorders>
        </w:tcPr>
        <w:p w:rsidR="00E03000" w:rsidRDefault="00E03000" w:rsidP="008E621B">
          <w:pPr>
            <w:pStyle w:val="Header"/>
            <w:rPr>
              <w:rFonts w:ascii="Cambria" w:hAnsi="Cambria"/>
              <w:b/>
              <w:bCs/>
            </w:rPr>
          </w:pPr>
        </w:p>
      </w:tc>
    </w:tr>
  </w:tbl>
  <w:p w:rsidR="00E03000" w:rsidRDefault="00E03000" w:rsidP="00232FDA">
    <w:pPr>
      <w:pStyle w:val="Footer"/>
    </w:pPr>
    <w:r>
      <w:t>GG/COMS/MQ1.1/v1.0</w:t>
    </w:r>
  </w:p>
  <w:p w:rsidR="00E03000" w:rsidRDefault="00E03000">
    <w:pPr>
      <w:pStyle w:val="Footer"/>
    </w:pPr>
  </w:p>
  <w:p w:rsidR="00E03000" w:rsidRDefault="00E03000"/>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0"/>
      <w:gridCol w:w="1682"/>
      <w:gridCol w:w="4030"/>
    </w:tblGrid>
    <w:tr w:rsidR="00E03000" w:rsidRPr="005A2EF4" w:rsidTr="00C0617A">
      <w:trPr>
        <w:trHeight w:val="151"/>
      </w:trPr>
      <w:tc>
        <w:tcPr>
          <w:tcW w:w="1949" w:type="pct"/>
          <w:tcBorders>
            <w:bottom w:val="single" w:sz="4" w:space="0" w:color="4F81BD"/>
          </w:tcBorders>
        </w:tcPr>
        <w:p w:rsidR="00E03000" w:rsidRDefault="00E03000" w:rsidP="008E621B">
          <w:pPr>
            <w:pStyle w:val="Header"/>
            <w:rPr>
              <w:rFonts w:ascii="Cambria" w:hAnsi="Cambria"/>
              <w:b/>
              <w:bCs/>
            </w:rPr>
          </w:pPr>
        </w:p>
      </w:tc>
      <w:tc>
        <w:tcPr>
          <w:tcW w:w="832" w:type="pct"/>
          <w:vMerge w:val="restart"/>
          <w:noWrap/>
          <w:vAlign w:val="center"/>
        </w:tcPr>
        <w:p w:rsidR="00E03000" w:rsidRDefault="00E03000" w:rsidP="00C0617A">
          <w:pPr>
            <w:pStyle w:val="NoSpacing"/>
            <w:jc w:val="center"/>
            <w:rPr>
              <w:rFonts w:ascii="Cambria" w:hAnsi="Cambria"/>
            </w:rPr>
          </w:pPr>
          <w:r>
            <w:rPr>
              <w:rFonts w:ascii="Cambria" w:hAnsi="Cambria"/>
              <w:b/>
              <w:bCs/>
            </w:rPr>
            <w:t xml:space="preserve">Appendix A - </w:t>
          </w:r>
          <w:r>
            <w:fldChar w:fldCharType="begin"/>
          </w:r>
          <w:r>
            <w:instrText xml:space="preserve"> PAGE  \* MERGEFORMAT </w:instrText>
          </w:r>
          <w:r>
            <w:fldChar w:fldCharType="separate"/>
          </w:r>
          <w:r w:rsidR="00EE654F" w:rsidRPr="00EE654F">
            <w:rPr>
              <w:rFonts w:ascii="Cambria" w:hAnsi="Cambria"/>
              <w:b/>
              <w:bCs/>
              <w:noProof/>
            </w:rPr>
            <w:t>9</w:t>
          </w:r>
          <w:r>
            <w:rPr>
              <w:rFonts w:ascii="Cambria" w:hAnsi="Cambria"/>
              <w:b/>
              <w:bCs/>
              <w:noProof/>
            </w:rPr>
            <w:fldChar w:fldCharType="end"/>
          </w:r>
        </w:p>
      </w:tc>
      <w:tc>
        <w:tcPr>
          <w:tcW w:w="2220" w:type="pct"/>
          <w:tcBorders>
            <w:bottom w:val="single" w:sz="4" w:space="0" w:color="4F81BD"/>
          </w:tcBorders>
        </w:tcPr>
        <w:p w:rsidR="00E03000" w:rsidRDefault="00E03000" w:rsidP="008E621B">
          <w:pPr>
            <w:pStyle w:val="Header"/>
            <w:jc w:val="right"/>
            <w:rPr>
              <w:rFonts w:ascii="Cambria" w:hAnsi="Cambria"/>
              <w:b/>
              <w:bCs/>
            </w:rPr>
          </w:pPr>
          <w:proofErr w:type="spellStart"/>
          <w:r>
            <w:rPr>
              <w:rFonts w:ascii="Cambria" w:hAnsi="Cambria"/>
              <w:b/>
              <w:bCs/>
            </w:rPr>
            <w:t>GoldenGravure</w:t>
          </w:r>
          <w:proofErr w:type="spellEnd"/>
        </w:p>
      </w:tc>
    </w:tr>
    <w:tr w:rsidR="00E03000" w:rsidRPr="005A2EF4" w:rsidTr="00C0617A">
      <w:trPr>
        <w:trHeight w:val="150"/>
      </w:trPr>
      <w:tc>
        <w:tcPr>
          <w:tcW w:w="1949" w:type="pct"/>
          <w:tcBorders>
            <w:top w:val="single" w:sz="4" w:space="0" w:color="4F81BD"/>
          </w:tcBorders>
        </w:tcPr>
        <w:p w:rsidR="00E03000" w:rsidRDefault="00E03000" w:rsidP="008E621B">
          <w:pPr>
            <w:pStyle w:val="Header"/>
            <w:rPr>
              <w:rFonts w:ascii="Cambria" w:hAnsi="Cambria"/>
              <w:b/>
              <w:bCs/>
            </w:rPr>
          </w:pPr>
        </w:p>
      </w:tc>
      <w:tc>
        <w:tcPr>
          <w:tcW w:w="832" w:type="pct"/>
          <w:vMerge/>
        </w:tcPr>
        <w:p w:rsidR="00E03000" w:rsidRDefault="00E03000" w:rsidP="008E621B">
          <w:pPr>
            <w:pStyle w:val="Header"/>
            <w:jc w:val="center"/>
            <w:rPr>
              <w:rFonts w:ascii="Cambria" w:hAnsi="Cambria"/>
              <w:b/>
              <w:bCs/>
            </w:rPr>
          </w:pPr>
        </w:p>
      </w:tc>
      <w:tc>
        <w:tcPr>
          <w:tcW w:w="2220" w:type="pct"/>
          <w:tcBorders>
            <w:top w:val="single" w:sz="4" w:space="0" w:color="4F81BD"/>
          </w:tcBorders>
        </w:tcPr>
        <w:p w:rsidR="00E03000" w:rsidRDefault="00E03000" w:rsidP="008E621B">
          <w:pPr>
            <w:pStyle w:val="Header"/>
            <w:rPr>
              <w:rFonts w:ascii="Cambria" w:hAnsi="Cambria"/>
              <w:b/>
              <w:bCs/>
            </w:rPr>
          </w:pPr>
        </w:p>
      </w:tc>
    </w:tr>
  </w:tbl>
  <w:p w:rsidR="00E03000" w:rsidRDefault="00E03000" w:rsidP="00232FDA">
    <w:pPr>
      <w:pStyle w:val="Footer"/>
    </w:pPr>
    <w:r>
      <w:t>GG/COMS/MQ1.1/v1.0</w:t>
    </w:r>
  </w:p>
  <w:p w:rsidR="00E03000" w:rsidRDefault="00E03000">
    <w:pPr>
      <w:pStyle w:val="Footer"/>
    </w:pPr>
  </w:p>
  <w:p w:rsidR="00E03000" w:rsidRDefault="00E03000"/>
  <w:p w:rsidR="00E03000" w:rsidRDefault="00E03000"/>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1"/>
      <w:gridCol w:w="1681"/>
      <w:gridCol w:w="4030"/>
    </w:tblGrid>
    <w:tr w:rsidR="00E03000" w:rsidRPr="005A2EF4" w:rsidTr="00C0617A">
      <w:trPr>
        <w:trHeight w:val="151"/>
      </w:trPr>
      <w:tc>
        <w:tcPr>
          <w:tcW w:w="1949" w:type="pct"/>
          <w:tcBorders>
            <w:bottom w:val="single" w:sz="4" w:space="0" w:color="4F81BD"/>
          </w:tcBorders>
        </w:tcPr>
        <w:p w:rsidR="00E03000" w:rsidRDefault="00E03000" w:rsidP="008E621B">
          <w:pPr>
            <w:pStyle w:val="Header"/>
            <w:rPr>
              <w:rFonts w:ascii="Cambria" w:hAnsi="Cambria"/>
              <w:b/>
              <w:bCs/>
            </w:rPr>
          </w:pPr>
        </w:p>
      </w:tc>
      <w:tc>
        <w:tcPr>
          <w:tcW w:w="832" w:type="pct"/>
          <w:vMerge w:val="restart"/>
          <w:noWrap/>
          <w:vAlign w:val="center"/>
        </w:tcPr>
        <w:p w:rsidR="00E03000" w:rsidRDefault="00E03000" w:rsidP="00C45BDC">
          <w:pPr>
            <w:pStyle w:val="NoSpacing"/>
            <w:jc w:val="center"/>
            <w:rPr>
              <w:rFonts w:ascii="Cambria" w:hAnsi="Cambria"/>
            </w:rPr>
          </w:pPr>
          <w:r>
            <w:rPr>
              <w:rFonts w:ascii="Cambria" w:hAnsi="Cambria"/>
              <w:b/>
              <w:bCs/>
            </w:rPr>
            <w:t xml:space="preserve">Appendix B - </w:t>
          </w:r>
          <w:r>
            <w:fldChar w:fldCharType="begin"/>
          </w:r>
          <w:r>
            <w:instrText xml:space="preserve"> PAGE  \* MERGEFORMAT </w:instrText>
          </w:r>
          <w:r>
            <w:fldChar w:fldCharType="separate"/>
          </w:r>
          <w:r w:rsidR="00EE654F" w:rsidRPr="00EE654F">
            <w:rPr>
              <w:rFonts w:ascii="Cambria" w:hAnsi="Cambria"/>
              <w:b/>
              <w:bCs/>
              <w:noProof/>
            </w:rPr>
            <w:t>2</w:t>
          </w:r>
          <w:r>
            <w:rPr>
              <w:rFonts w:ascii="Cambria" w:hAnsi="Cambria"/>
              <w:b/>
              <w:bCs/>
              <w:noProof/>
            </w:rPr>
            <w:fldChar w:fldCharType="end"/>
          </w:r>
        </w:p>
      </w:tc>
      <w:tc>
        <w:tcPr>
          <w:tcW w:w="2220" w:type="pct"/>
          <w:tcBorders>
            <w:bottom w:val="single" w:sz="4" w:space="0" w:color="4F81BD"/>
          </w:tcBorders>
        </w:tcPr>
        <w:p w:rsidR="00E03000" w:rsidRDefault="00E03000" w:rsidP="008E621B">
          <w:pPr>
            <w:pStyle w:val="Header"/>
            <w:jc w:val="right"/>
            <w:rPr>
              <w:rFonts w:ascii="Cambria" w:hAnsi="Cambria"/>
              <w:b/>
              <w:bCs/>
            </w:rPr>
          </w:pPr>
          <w:proofErr w:type="spellStart"/>
          <w:r>
            <w:rPr>
              <w:rFonts w:ascii="Cambria" w:hAnsi="Cambria"/>
              <w:b/>
              <w:bCs/>
            </w:rPr>
            <w:t>GoldenGravure</w:t>
          </w:r>
          <w:proofErr w:type="spellEnd"/>
        </w:p>
      </w:tc>
    </w:tr>
    <w:tr w:rsidR="00E03000" w:rsidRPr="005A2EF4" w:rsidTr="00C0617A">
      <w:trPr>
        <w:trHeight w:val="150"/>
      </w:trPr>
      <w:tc>
        <w:tcPr>
          <w:tcW w:w="1949" w:type="pct"/>
          <w:tcBorders>
            <w:top w:val="single" w:sz="4" w:space="0" w:color="4F81BD"/>
          </w:tcBorders>
        </w:tcPr>
        <w:p w:rsidR="00E03000" w:rsidRDefault="00E03000" w:rsidP="008E621B">
          <w:pPr>
            <w:pStyle w:val="Header"/>
            <w:rPr>
              <w:rFonts w:ascii="Cambria" w:hAnsi="Cambria"/>
              <w:b/>
              <w:bCs/>
            </w:rPr>
          </w:pPr>
        </w:p>
      </w:tc>
      <w:tc>
        <w:tcPr>
          <w:tcW w:w="832" w:type="pct"/>
          <w:vMerge/>
        </w:tcPr>
        <w:p w:rsidR="00E03000" w:rsidRDefault="00E03000" w:rsidP="008E621B">
          <w:pPr>
            <w:pStyle w:val="Header"/>
            <w:jc w:val="center"/>
            <w:rPr>
              <w:rFonts w:ascii="Cambria" w:hAnsi="Cambria"/>
              <w:b/>
              <w:bCs/>
            </w:rPr>
          </w:pPr>
        </w:p>
      </w:tc>
      <w:tc>
        <w:tcPr>
          <w:tcW w:w="2220" w:type="pct"/>
          <w:tcBorders>
            <w:top w:val="single" w:sz="4" w:space="0" w:color="4F81BD"/>
          </w:tcBorders>
        </w:tcPr>
        <w:p w:rsidR="00E03000" w:rsidRDefault="00E03000" w:rsidP="008E621B">
          <w:pPr>
            <w:pStyle w:val="Header"/>
            <w:rPr>
              <w:rFonts w:ascii="Cambria" w:hAnsi="Cambria"/>
              <w:b/>
              <w:bCs/>
            </w:rPr>
          </w:pPr>
        </w:p>
      </w:tc>
    </w:tr>
  </w:tbl>
  <w:p w:rsidR="00E03000" w:rsidRDefault="00E03000" w:rsidP="00232FDA">
    <w:pPr>
      <w:pStyle w:val="Footer"/>
    </w:pPr>
    <w:r>
      <w:t>GG/COMS/MQ1.1/v1.0</w:t>
    </w:r>
  </w:p>
  <w:p w:rsidR="00E03000" w:rsidRDefault="00E03000">
    <w:pPr>
      <w:pStyle w:val="Footer"/>
    </w:pPr>
  </w:p>
  <w:p w:rsidR="00E03000" w:rsidRDefault="00E03000"/>
  <w:p w:rsidR="00E03000" w:rsidRDefault="00E03000"/>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789"/>
      <w:gridCol w:w="1664"/>
      <w:gridCol w:w="3789"/>
    </w:tblGrid>
    <w:tr w:rsidR="00E03000" w:rsidRPr="005A2EF4" w:rsidTr="008E621B">
      <w:trPr>
        <w:trHeight w:val="151"/>
      </w:trPr>
      <w:tc>
        <w:tcPr>
          <w:tcW w:w="2250" w:type="pct"/>
          <w:tcBorders>
            <w:bottom w:val="single" w:sz="4" w:space="0" w:color="4F81BD"/>
          </w:tcBorders>
        </w:tcPr>
        <w:p w:rsidR="00E03000" w:rsidRDefault="00E03000" w:rsidP="008E621B">
          <w:pPr>
            <w:pStyle w:val="Header"/>
            <w:rPr>
              <w:rFonts w:ascii="Cambria" w:hAnsi="Cambria"/>
              <w:b/>
              <w:bCs/>
            </w:rPr>
          </w:pPr>
        </w:p>
      </w:tc>
      <w:tc>
        <w:tcPr>
          <w:tcW w:w="500" w:type="pct"/>
          <w:vMerge w:val="restart"/>
          <w:noWrap/>
          <w:vAlign w:val="center"/>
        </w:tcPr>
        <w:p w:rsidR="00E03000" w:rsidRDefault="00E03000" w:rsidP="008E621B">
          <w:pPr>
            <w:pStyle w:val="NoSpacing"/>
            <w:rPr>
              <w:rFonts w:ascii="Cambria" w:hAnsi="Cambria"/>
            </w:rPr>
          </w:pPr>
          <w:r>
            <w:rPr>
              <w:rFonts w:ascii="Cambria" w:hAnsi="Cambria"/>
              <w:b/>
              <w:bCs/>
            </w:rPr>
            <w:t xml:space="preserve">Appendix C - </w:t>
          </w:r>
          <w:r>
            <w:fldChar w:fldCharType="begin"/>
          </w:r>
          <w:r>
            <w:instrText xml:space="preserve"> PAGE  \* MERGEFORMAT </w:instrText>
          </w:r>
          <w:r>
            <w:fldChar w:fldCharType="separate"/>
          </w:r>
          <w:r w:rsidR="00EE654F" w:rsidRPr="00EE654F">
            <w:rPr>
              <w:rFonts w:ascii="Cambria" w:hAnsi="Cambria"/>
              <w:b/>
              <w:bCs/>
              <w:noProof/>
            </w:rPr>
            <w:t>2</w:t>
          </w:r>
          <w:r>
            <w:rPr>
              <w:rFonts w:ascii="Cambria" w:hAnsi="Cambria"/>
              <w:b/>
              <w:bCs/>
              <w:noProof/>
            </w:rPr>
            <w:fldChar w:fldCharType="end"/>
          </w:r>
        </w:p>
      </w:tc>
      <w:tc>
        <w:tcPr>
          <w:tcW w:w="2250" w:type="pct"/>
          <w:tcBorders>
            <w:bottom w:val="single" w:sz="4" w:space="0" w:color="4F81BD"/>
          </w:tcBorders>
        </w:tcPr>
        <w:p w:rsidR="00E03000" w:rsidRDefault="00E03000" w:rsidP="008E621B">
          <w:pPr>
            <w:pStyle w:val="Header"/>
            <w:jc w:val="right"/>
            <w:rPr>
              <w:rFonts w:ascii="Cambria" w:hAnsi="Cambria"/>
              <w:b/>
              <w:bCs/>
            </w:rPr>
          </w:pPr>
          <w:proofErr w:type="spellStart"/>
          <w:r>
            <w:rPr>
              <w:rFonts w:ascii="Cambria" w:hAnsi="Cambria"/>
              <w:b/>
              <w:bCs/>
            </w:rPr>
            <w:t>GoldenGravure</w:t>
          </w:r>
          <w:proofErr w:type="spellEnd"/>
        </w:p>
      </w:tc>
    </w:tr>
    <w:tr w:rsidR="00E03000" w:rsidRPr="005A2EF4" w:rsidTr="008E621B">
      <w:trPr>
        <w:trHeight w:val="150"/>
      </w:trPr>
      <w:tc>
        <w:tcPr>
          <w:tcW w:w="2250" w:type="pct"/>
          <w:tcBorders>
            <w:top w:val="single" w:sz="4" w:space="0" w:color="4F81BD"/>
          </w:tcBorders>
        </w:tcPr>
        <w:p w:rsidR="00E03000" w:rsidRDefault="00E03000" w:rsidP="008E621B">
          <w:pPr>
            <w:pStyle w:val="Header"/>
            <w:rPr>
              <w:rFonts w:ascii="Cambria" w:hAnsi="Cambria"/>
              <w:b/>
              <w:bCs/>
            </w:rPr>
          </w:pPr>
        </w:p>
      </w:tc>
      <w:tc>
        <w:tcPr>
          <w:tcW w:w="500" w:type="pct"/>
          <w:vMerge/>
        </w:tcPr>
        <w:p w:rsidR="00E03000" w:rsidRDefault="00E03000" w:rsidP="008E621B">
          <w:pPr>
            <w:pStyle w:val="Header"/>
            <w:jc w:val="center"/>
            <w:rPr>
              <w:rFonts w:ascii="Cambria" w:hAnsi="Cambria"/>
              <w:b/>
              <w:bCs/>
            </w:rPr>
          </w:pPr>
        </w:p>
      </w:tc>
      <w:tc>
        <w:tcPr>
          <w:tcW w:w="2250" w:type="pct"/>
          <w:tcBorders>
            <w:top w:val="single" w:sz="4" w:space="0" w:color="4F81BD"/>
          </w:tcBorders>
        </w:tcPr>
        <w:p w:rsidR="00E03000" w:rsidRDefault="00E03000" w:rsidP="008E621B">
          <w:pPr>
            <w:pStyle w:val="Header"/>
            <w:rPr>
              <w:rFonts w:ascii="Cambria" w:hAnsi="Cambria"/>
              <w:b/>
              <w:bCs/>
            </w:rPr>
          </w:pPr>
        </w:p>
      </w:tc>
    </w:tr>
  </w:tbl>
  <w:p w:rsidR="00E03000" w:rsidRDefault="00E03000" w:rsidP="00232FDA">
    <w:pPr>
      <w:pStyle w:val="Footer"/>
    </w:pPr>
    <w:r>
      <w:t>GG/COMS/MQ1.1/v1.0</w:t>
    </w:r>
  </w:p>
  <w:p w:rsidR="00E03000" w:rsidRDefault="00E030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13B7" w:rsidRDefault="006313B7" w:rsidP="00C0626A">
      <w:pPr>
        <w:spacing w:after="0" w:line="240" w:lineRule="auto"/>
      </w:pPr>
      <w:r>
        <w:separator/>
      </w:r>
    </w:p>
  </w:footnote>
  <w:footnote w:type="continuationSeparator" w:id="0">
    <w:p w:rsidR="006313B7" w:rsidRDefault="006313B7" w:rsidP="00C06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3000" w:rsidRPr="000112A8" w:rsidRDefault="00E03000" w:rsidP="00232FDA">
    <w:pPr>
      <w:pStyle w:val="Header"/>
      <w:rPr>
        <w:rFonts w:ascii="Cambria" w:hAnsi="Cambria"/>
      </w:rPr>
    </w:pPr>
    <w:r>
      <w:rPr>
        <w:rFonts w:ascii="Cambria" w:hAnsi="Cambria"/>
      </w:rPr>
      <w:t>Quality Plan</w:t>
    </w:r>
    <w:r>
      <w:rPr>
        <w:noProof/>
        <w:lang w:eastAsia="ja-JP"/>
      </w:rPr>
      <w:pict>
        <v:group id="Group 1" o:spid="_x0000_s2049" style="position:absolute;margin-left:0;margin-top:0;width:593.7pt;height:66.6pt;z-index: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">
          <v:shapetype id="_x0000_t32" coordsize="21600,21600" o:spt="32" o:oned="t" path="m,l21600,21600e" filled="f">
            <v:path arrowok="t" fillok="f" o:connecttype="none"/>
            <o:lock v:ext="edit" shapetype="t"/>
          </v:shapetype>
          <v:shape id="AutoShape 4" o:spid="_x0000_s205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bOMUAAADaAAAADwAAAGRycy9kb3ducmV2LnhtbESPQWsCMRSE7wX/Q3gFL0WzLlXarVFU&#10;EFoUodpDj4/N62Zx87IkUbf+eiMUehxm5htmOu9sI87kQ+1YwWiYgSAuna65UvB1WA9eQISIrLFx&#10;TAp+KcB81nuYYqHdhT/pvI+VSBAOBSowMbaFlKE0ZDEMXUucvB/nLcYkfSW1x0uC20bmWTaRFmtO&#10;CwZbWhkqj/uTVbDcrK/P42r36k/08XQ12+w7b49K9R+7xRuISF38D/+137WCHO5X0g2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nbOMUAAADaAAAADwAAAAAAAAAA&#10;AAAAAAChAgAAZHJzL2Rvd25yZXYueG1sUEsFBgAAAAAEAAQA+QAAAJMDAAAAAA==&#10;" strokecolor="#31849b"/>
          <v:rect id="Rectangle 3" o:spid="_x0000_s205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Y8sMA&#10;AADaAAAADwAAAGRycy9kb3ducmV2LnhtbESPQWvCQBSE74L/YXlCL6KbVpA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3Y8sMAAADaAAAADwAAAAAAAAAAAAAAAACYAgAAZHJzL2Rv&#10;d25yZXYueG1sUEsFBgAAAAAEAAQA9QAAAIgDAAAAAA==&#10;" filled="f" stroked="f"/>
          <w10:wrap anchorx="page" anchory="page"/>
        </v:group>
      </w:pict>
    </w:r>
    <w:r>
      <w:rPr>
        <w:noProof/>
        <w:lang w:eastAsia="ja-JP"/>
      </w:rPr>
      <w:pict>
        <v:rect id="Rectangle 4" o:spid="_x0000_s2052" style="position:absolute;margin-left:556.45pt;margin-top:0;width:7.15pt;height:63.6pt;z-index:5;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AW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uaEpRF9&#10;JdGE2xjFp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XEBbMjAgAAQAQAAA4AAAAAAAAAAAAAAAAALgIAAGRycy9lMm9Eb2MueG1s&#10;UEsBAi0AFAAGAAgAAAAhANuwKwfcAAAABAEAAA8AAAAAAAAAAAAAAAAAfQQAAGRycy9kb3ducmV2&#10;LnhtbFBLBQYAAAAABAAEAPMAAACGBQAAAAA=&#10;" fillcolor="#4bacc6" strokecolor="#4f81bd">
          <w10:wrap anchorx="margin" anchory="page"/>
        </v:rect>
      </w:pict>
    </w:r>
    <w:r>
      <w:rPr>
        <w:noProof/>
        <w:lang w:eastAsia="ja-JP"/>
      </w:rPr>
      <w:pict>
        <v:rect id="Rectangle 5" o:spid="_x0000_s2053" style="position:absolute;margin-left:33.2pt;margin-top:0;width:7.15pt;height:63.6pt;z-index: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" fillcolor="#4bacc6" strokecolor="#4f81bd">
          <w10:wrap anchorx="margin" anchory="page"/>
        </v:rect>
      </w:pict>
    </w:r>
    <w:r>
      <w:rPr>
        <w:rFonts w:ascii="Cambria" w:hAnsi="Cambria"/>
      </w:rPr>
      <w:tab/>
    </w:r>
    <w:r>
      <w:rPr>
        <w:rFonts w:ascii="Cambria" w:hAnsi="Cambria"/>
      </w:rPr>
      <w:tab/>
      <w:t>GG Cylinders &amp; Orders Management System (COMS)</w:t>
    </w:r>
  </w:p>
  <w:p w:rsidR="00E03000" w:rsidRPr="00232FDA" w:rsidRDefault="00E03000" w:rsidP="00232F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3000" w:rsidRPr="000112A8" w:rsidRDefault="00E03000">
    <w:pPr>
      <w:pStyle w:val="Header"/>
      <w:rPr>
        <w:rFonts w:ascii="Cambria" w:hAnsi="Cambria"/>
      </w:rPr>
    </w:pPr>
    <w:r>
      <w:rPr>
        <w:rFonts w:ascii="Cambria" w:hAnsi="Cambria"/>
      </w:rPr>
      <w:t>Quality Plan</w:t>
    </w:r>
    <w:r>
      <w:rPr>
        <w:noProof/>
        <w:lang w:eastAsia="ja-JP"/>
      </w:rPr>
      <w:pict>
        <v:group id="Group 468" o:spid="_x0000_s2054" style="position:absolute;margin-left:0;margin-top:0;width:593.7pt;height:66.6pt;z-index:3;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205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w:r>
    <w:r>
      <w:rPr>
        <w:noProof/>
        <w:lang w:eastAsia="ja-JP"/>
      </w:rPr>
      <w:pict>
        <v:rect id="Rectangle 471" o:spid="_x0000_s2057" style="position:absolute;margin-left:556.45pt;margin-top:0;width:7.15pt;height:63.6pt;z-index:2;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strokecolor="#4f81bd">
          <w10:wrap anchorx="margin" anchory="page"/>
        </v:rect>
      </w:pict>
    </w:r>
    <w:r>
      <w:rPr>
        <w:noProof/>
        <w:lang w:eastAsia="ja-JP"/>
      </w:rPr>
      <w:pict>
        <v:rect id="Rectangle 472" o:spid="_x0000_s2058" style="position:absolute;margin-left:33.2pt;margin-top:0;width:7.15pt;height:63.6pt;z-index:1;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strokecolor="#4f81bd">
          <w10:wrap anchorx="margin" anchory="page"/>
        </v:rect>
      </w:pict>
    </w:r>
    <w:r>
      <w:rPr>
        <w:rFonts w:ascii="Cambria" w:hAnsi="Cambria"/>
      </w:rPr>
      <w:tab/>
    </w:r>
    <w:r>
      <w:rPr>
        <w:rFonts w:ascii="Cambria" w:hAnsi="Cambria"/>
      </w:rP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3000" w:rsidRPr="000112A8" w:rsidRDefault="00E03000" w:rsidP="00232FDA">
    <w:pPr>
      <w:pStyle w:val="Header"/>
      <w:rPr>
        <w:rFonts w:ascii="Cambria" w:hAnsi="Cambria"/>
      </w:rPr>
    </w:pPr>
    <w:r>
      <w:rPr>
        <w:rFonts w:ascii="Cambria" w:hAnsi="Cambria"/>
      </w:rPr>
      <w:t>Quality Plan</w:t>
    </w:r>
    <w:r>
      <w:rPr>
        <w:noProof/>
        <w:lang w:eastAsia="ja-JP"/>
      </w:rPr>
      <w:pict>
        <v:group id="Group 6" o:spid="_x0000_s2059" style="position:absolute;margin-left:0;margin-top:0;width:593.7pt;height:66.6pt;z-index:9;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206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54oMUAAADaAAAADwAAAGRycy9kb3ducmV2LnhtbESPQWsCMRSE7wX/Q3iCF6lZRdu6NYoK&#10;QotSqO3B42PzulncvCxJ1K2/vhGEHoeZ+YaZLVpbizP5UDlWMBxkIIgLpysuFXx/bR5fQISIrLF2&#10;TAp+KcBi3nmYYa7dhT/pvI+lSBAOOSowMTa5lKEwZDEMXEOcvB/nLcYkfSm1x0uC21qOsuxJWqw4&#10;LRhsaG2oOO5PVsFqu7mOJ+XH1J/ovX81u+wwao5K9brt8hVEpDb+h+/tN63gGW5X0g2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54oMUAAADaAAAADwAAAAAAAAAA&#10;AAAAAAChAgAAZHJzL2Rvd25yZXYueG1sUEsFBgAAAAAEAAQA+QAAAJMDAAAAAA==&#10;" strokecolor="#31849b"/>
          <v:rect id="Rectangle 8" o:spid="_x0000_s206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w10:wrap anchorx="page" anchory="page"/>
        </v:group>
      </w:pict>
    </w:r>
    <w:r>
      <w:rPr>
        <w:noProof/>
        <w:lang w:eastAsia="ja-JP"/>
      </w:rPr>
      <w:pict>
        <v:rect id="Rectangle 9" o:spid="_x0000_s2062" style="position:absolute;margin-left:556.45pt;margin-top:0;width:7.15pt;height:63.6pt;z-index: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aEpRF9&#10;JdGE2xjF5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HX7Nn4jAgAAQAQAAA4AAAAAAAAAAAAAAAAALgIAAGRycy9lMm9Eb2MueG1s&#10;UEsBAi0AFAAGAAgAAAAhANuwKwfcAAAABAEAAA8AAAAAAAAAAAAAAAAAfQQAAGRycy9kb3ducmV2&#10;LnhtbFBLBQYAAAAABAAEAPMAAACGBQAAAAA=&#10;" fillcolor="#4bacc6" strokecolor="#4f81bd">
          <w10:wrap anchorx="margin" anchory="page"/>
        </v:rect>
      </w:pict>
    </w:r>
    <w:r>
      <w:rPr>
        <w:noProof/>
        <w:lang w:eastAsia="ja-JP"/>
      </w:rPr>
      <w:pict>
        <v:rect id="Rectangle 10" o:spid="_x0000_s2063" style="position:absolute;margin-left:33.2pt;margin-top:0;width:7.15pt;height:63.6pt;z-index:7;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C/IFP4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E03000" w:rsidRPr="00232FDA" w:rsidRDefault="00E03000" w:rsidP="00232FDA">
    <w:pPr>
      <w:pStyle w:val="Header"/>
    </w:pPr>
  </w:p>
  <w:p w:rsidR="00E03000" w:rsidRDefault="00E03000"/>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3000" w:rsidRPr="000112A8" w:rsidRDefault="00E03000" w:rsidP="00232FDA">
    <w:pPr>
      <w:pStyle w:val="Header"/>
      <w:rPr>
        <w:rFonts w:ascii="Cambria" w:hAnsi="Cambria"/>
      </w:rPr>
    </w:pPr>
    <w:r>
      <w:rPr>
        <w:noProof/>
        <w:lang w:eastAsia="ja-JP"/>
      </w:rPr>
      <w:pict>
        <v:group id="Group 17" o:spid="_x0000_s2064" style="position:absolute;margin-left:0;margin-top:-.9pt;width:593.7pt;height:66.45pt;z-index:15;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pkg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">
          <v:shapetype id="_x0000_t32" coordsize="21600,21600" o:spt="32" o:oned="t" path="m,l21600,21600e" filled="f">
            <v:path arrowok="t" fillok="f" o:connecttype="none"/>
            <o:lock v:ext="edit" shapetype="t"/>
          </v:shapetype>
          <v:shape id="AutoShape 4" o:spid="_x0000_s206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uUsYAAADbAAAADwAAAGRycy9kb3ducmV2LnhtbESPQWsCMRCF74X+hzAFL0WzFVt0a5S2&#10;IFhaClUPHofNdLO4mSxJ1NVf3zkUepvhvXnvm/my9606UUxNYAMPowIUcRVsw7WB3XY1nIJKGdli&#10;G5gMXCjBcnF7M8fShjN/02mTayUhnEo04HLuSq1T5chjGoWOWLSfED1mWWOtbcSzhPtWj4viSXts&#10;WBocdvTmqDpsjt7A68fqOnmsv2bxSO/3V/dZ7MfdwZjBXf/yDCpTn//Nf9drK/gCK7/IAH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IrlLGAAAA2wAAAA8AAAAAAAAA&#10;AAAAAAAAoQIAAGRycy9kb3ducmV2LnhtbFBLBQYAAAAABAAEAPkAAACUAwAAAAA=&#10;" strokecolor="#31849b"/>
          <v:rect id="Rectangle 19" o:spid="_x0000_s206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w10:wrap anchorx="page" anchory="page"/>
        </v:group>
      </w:pict>
    </w:r>
    <w:r>
      <w:rPr>
        <w:rFonts w:ascii="Cambria" w:hAnsi="Cambria"/>
      </w:rPr>
      <w:t>Quality Plan</w:t>
    </w:r>
    <w:r>
      <w:rPr>
        <w:noProof/>
        <w:lang w:eastAsia="ja-JP"/>
      </w:rPr>
      <w:pict>
        <v:rect id="Rectangle 20" o:spid="_x0000_s2067" style="position:absolute;margin-left:556.45pt;margin-top:0;width:7.15pt;height:63.6pt;z-index:1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g60JA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A5g60JAIAAEIEAAAOAAAAAAAAAAAAAAAAAC4CAABkcnMvZTJvRG9jLnht&#10;bFBLAQItABQABgAIAAAAIQDbsCsH3AAAAAQBAAAPAAAAAAAAAAAAAAAAAH4EAABkcnMvZG93bnJl&#10;di54bWxQSwUGAAAAAAQABADzAAAAhwUAAAAA&#10;" fillcolor="#4bacc6" strokecolor="#4f81bd">
          <w10:wrap anchorx="margin" anchory="page"/>
        </v:rect>
      </w:pict>
    </w:r>
    <w:r>
      <w:rPr>
        <w:noProof/>
        <w:lang w:eastAsia="ja-JP"/>
      </w:rPr>
      <w:pict>
        <v:rect id="Rectangle 21" o:spid="_x0000_s2068" style="position:absolute;margin-left:33.2pt;margin-top:0;width:7.15pt;height:63.6pt;z-index:13;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ge2wR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E03000" w:rsidRPr="00232FDA" w:rsidRDefault="00E03000" w:rsidP="00232FDA">
    <w:pPr>
      <w:pStyle w:val="Header"/>
    </w:pPr>
  </w:p>
  <w:p w:rsidR="00E03000" w:rsidRDefault="00E03000"/>
  <w:p w:rsidR="00E03000" w:rsidRDefault="00E03000"/>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3000" w:rsidRPr="000112A8" w:rsidRDefault="00E03000" w:rsidP="00232FDA">
    <w:pPr>
      <w:pStyle w:val="Header"/>
      <w:rPr>
        <w:rFonts w:ascii="Cambria" w:hAnsi="Cambria"/>
      </w:rPr>
    </w:pPr>
    <w:r>
      <w:rPr>
        <w:noProof/>
        <w:lang w:eastAsia="ja-JP"/>
      </w:rPr>
      <w:pict>
        <v:group id="Group 22" o:spid="_x0000_s2069" style="position:absolute;margin-left:0;margin-top:-.9pt;width:593.7pt;height:66.45pt;z-index:18;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PWkQ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">
          <v:shapetype id="_x0000_t32" coordsize="21600,21600" o:spt="32" o:oned="t" path="m,l21600,21600e" filled="f">
            <v:path arrowok="t" fillok="f" o:connecttype="none"/>
            <o:lock v:ext="edit" shapetype="t"/>
          </v:shapetype>
          <v:shape id="AutoShape 4" o:spid="_x0000_s207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2nsYAAADbAAAADwAAAGRycy9kb3ducmV2LnhtbESPT2sCMRTE74V+h/AKXkSz3VbRrVFq&#10;QWhpEfxz8PjYvG4WNy9LEnXrp28KQo/DzPyGmS0624gz+VA7VvA4zEAQl07XXCnY71aDCYgQkTU2&#10;jknBDwVYzO/vZlhod+ENnbexEgnCoUAFJsa2kDKUhiyGoWuJk/ftvMWYpK+k9nhJcNvIPMvG0mLN&#10;acFgS2+GyuP2ZBUsP1fX51G1nvoTffSv5is75O1Rqd5D9/oCIlIX/8O39rtWkD/B35f0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A9p7GAAAA2wAAAA8AAAAAAAAA&#10;AAAAAAAAoQIAAGRycy9kb3ducmV2LnhtbFBLBQYAAAAABAAEAPkAAACUAwAAAAA=&#10;" strokecolor="#31849b"/>
          <v:rect id="Rectangle 24" o:spid="_x0000_s207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page" anchory="page"/>
        </v:group>
      </w:pict>
    </w:r>
    <w:r>
      <w:rPr>
        <w:rFonts w:ascii="Cambria" w:hAnsi="Cambria"/>
      </w:rPr>
      <w:t>Quality Plan</w:t>
    </w:r>
    <w:r>
      <w:rPr>
        <w:noProof/>
        <w:lang w:eastAsia="ja-JP"/>
      </w:rPr>
      <w:pict>
        <v:rect id="Rectangle 25" o:spid="_x0000_s2072" style="position:absolute;margin-left:556.45pt;margin-top:0;width:7.15pt;height:63.6pt;z-index:17;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" fillcolor="#4bacc6" strokecolor="#4f81bd">
          <w10:wrap anchorx="margin" anchory="page"/>
        </v:rect>
      </w:pict>
    </w:r>
    <w:r>
      <w:rPr>
        <w:noProof/>
        <w:lang w:eastAsia="ja-JP"/>
      </w:rPr>
      <w:pict>
        <v:rect id="Rectangle 26" o:spid="_x0000_s2073" style="position:absolute;margin-left:33.2pt;margin-top:0;width:7.15pt;height:63.6pt;z-index:16;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AqSj3SUCAABCBAAADgAAAAAAAAAAAAAAAAAuAgAAZHJzL2Uyb0RvYy54&#10;bWxQSwECLQAUAAYACAAAACEA27ArB9wAAAAEAQAADwAAAAAAAAAAAAAAAAB/BAAAZHJzL2Rvd25y&#10;ZXYueG1sUEsFBgAAAAAEAAQA8wAAAIgFAAAAAA==&#10;" fillcolor="#4bacc6" strokecolor="#4f81bd">
          <w10:wrap anchorx="margin" anchory="page"/>
        </v:rect>
      </w:pict>
    </w:r>
    <w:r>
      <w:rPr>
        <w:rFonts w:ascii="Cambria" w:hAnsi="Cambria"/>
      </w:rPr>
      <w:tab/>
    </w:r>
    <w:r>
      <w:rPr>
        <w:rFonts w:ascii="Cambria" w:hAnsi="Cambria"/>
      </w:rPr>
      <w:tab/>
      <w:t>GG Cylinders &amp; Orders Management System (COMS)</w:t>
    </w:r>
  </w:p>
  <w:p w:rsidR="00E03000" w:rsidRPr="00232FDA" w:rsidRDefault="00E03000" w:rsidP="00232FDA">
    <w:pPr>
      <w:pStyle w:val="Header"/>
    </w:pPr>
  </w:p>
  <w:p w:rsidR="00E03000" w:rsidRDefault="00E03000"/>
  <w:p w:rsidR="00E03000" w:rsidRDefault="00E03000"/>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3000" w:rsidRPr="000112A8" w:rsidRDefault="00E03000" w:rsidP="00232FDA">
    <w:pPr>
      <w:pStyle w:val="Header"/>
      <w:rPr>
        <w:rFonts w:ascii="Cambria" w:hAnsi="Cambria"/>
      </w:rPr>
    </w:pPr>
    <w:r>
      <w:rPr>
        <w:rFonts w:ascii="Cambria" w:hAnsi="Cambria"/>
      </w:rPr>
      <w:t>Quality Plan</w:t>
    </w:r>
    <w:r>
      <w:rPr>
        <w:noProof/>
        <w:lang w:eastAsia="ja-JP"/>
      </w:rPr>
      <w:pict>
        <v:group id="Group 12" o:spid="_x0000_s2074" style="position:absolute;margin-left:0;margin-top:0;width:593.7pt;height:66.6pt;z-index:1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WzkA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">
          <v:shapetype id="_x0000_t32" coordsize="21600,21600" o:spt="32" o:oned="t" path="m,l21600,21600e" filled="f">
            <v:path arrowok="t" fillok="f" o:connecttype="none"/>
            <o:lock v:ext="edit" shapetype="t"/>
          </v:shapetype>
          <v:shape id="AutoShape 4" o:spid="_x0000_s207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8I8QAAADbAAAADwAAAGRycy9kb3ducmV2LnhtbERPS2sCMRC+F/wPYQQvUrM+WurWKCoI&#10;LUqhtgePw2a6WdxMliTq1l/fCEJv8/E9Z7ZobS3O5EPlWMFwkIEgLpyuuFTw/bV5fAERIrLG2jEp&#10;+KUAi3nnYYa5dhf+pPM+liKFcMhRgYmxyaUMhSGLYeAa4sT9OG8xJuhLqT1eUrit5SjLnqXFilOD&#10;wYbWhorj/mQVrLab6+Sp/Jj6E733r2aXHUbNUalet12+gojUxn/x3f2m0/wx3H5JB8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DwjxAAAANsAAAAPAAAAAAAAAAAA&#10;AAAAAKECAABkcnMvZG93bnJldi54bWxQSwUGAAAAAAQABAD5AAAAkgMAAAAA&#10;" strokecolor="#31849b"/>
          <v:rect id="Rectangle 14" o:spid="_x0000_s207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fxHMIA&#10;AADbAAAADwAAAGRycy9kb3ducmV2LnhtbERPTWvCQBC9C/6HZYReRDctIi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N/EcwgAAANsAAAAPAAAAAAAAAAAAAAAAAJgCAABkcnMvZG93&#10;bnJldi54bWxQSwUGAAAAAAQABAD1AAAAhwMAAAAA&#10;" filled="f" stroked="f"/>
          <w10:wrap anchorx="page" anchory="page"/>
        </v:group>
      </w:pict>
    </w:r>
    <w:r>
      <w:rPr>
        <w:noProof/>
        <w:lang w:eastAsia="ja-JP"/>
      </w:rPr>
      <w:pict>
        <v:rect id="Rectangle 15" o:spid="_x0000_s2077" style="position:absolute;margin-left:556.45pt;margin-top:0;width:7.15pt;height:63.6pt;z-index:11;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yilIw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zDKKUjAgAAQgQAAA4AAAAAAAAAAAAAAAAALgIAAGRycy9lMm9Eb2MueG1s&#10;UEsBAi0AFAAGAAgAAAAhANuwKwfcAAAABAEAAA8AAAAAAAAAAAAAAAAAfQQAAGRycy9kb3ducmV2&#10;LnhtbFBLBQYAAAAABAAEAPMAAACGBQAAAAA=&#10;" fillcolor="#4bacc6" strokecolor="#4f81bd">
          <w10:wrap anchorx="margin" anchory="page"/>
        </v:rect>
      </w:pict>
    </w:r>
    <w:r>
      <w:rPr>
        <w:noProof/>
        <w:lang w:eastAsia="ja-JP"/>
      </w:rPr>
      <w:pict>
        <v:rect id="Rectangle 16" o:spid="_x0000_s2078" style="position:absolute;margin-left:33.2pt;margin-top:0;width:7.15pt;height:63.6pt;z-index:10;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D9Yv6R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E03000" w:rsidRPr="00232FDA" w:rsidRDefault="00E03000" w:rsidP="0023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25B48"/>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
    <w:nsid w:val="0B3406D3"/>
    <w:multiLevelType w:val="hybridMultilevel"/>
    <w:tmpl w:val="84A4ED18"/>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
    <w:nsid w:val="16DA6EDB"/>
    <w:multiLevelType w:val="hybridMultilevel"/>
    <w:tmpl w:val="4CB2CE08"/>
    <w:lvl w:ilvl="0" w:tplc="A17813EE">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3">
    <w:nsid w:val="1B107594"/>
    <w:multiLevelType w:val="hybridMultilevel"/>
    <w:tmpl w:val="D24657A2"/>
    <w:lvl w:ilvl="0" w:tplc="A17813EE">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4">
    <w:nsid w:val="1CE52815"/>
    <w:multiLevelType w:val="hybridMultilevel"/>
    <w:tmpl w:val="C69A8EA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5">
    <w:nsid w:val="20214906"/>
    <w:multiLevelType w:val="multilevel"/>
    <w:tmpl w:val="764A6A68"/>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6">
    <w:nsid w:val="27BE62D3"/>
    <w:multiLevelType w:val="hybridMultilevel"/>
    <w:tmpl w:val="289A0D4C"/>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7">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8">
    <w:nsid w:val="2E7D2AA1"/>
    <w:multiLevelType w:val="hybridMultilevel"/>
    <w:tmpl w:val="4B347594"/>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9">
    <w:nsid w:val="3811317D"/>
    <w:multiLevelType w:val="hybridMultilevel"/>
    <w:tmpl w:val="AE70A060"/>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0">
    <w:nsid w:val="3C7764DD"/>
    <w:multiLevelType w:val="hybridMultilevel"/>
    <w:tmpl w:val="6FAEDC60"/>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1">
    <w:nsid w:val="3FDE75D6"/>
    <w:multiLevelType w:val="hybridMultilevel"/>
    <w:tmpl w:val="E4D2FF3C"/>
    <w:lvl w:ilvl="0" w:tplc="1124EA6C">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2">
    <w:nsid w:val="43FA1B55"/>
    <w:multiLevelType w:val="hybridMultilevel"/>
    <w:tmpl w:val="68ECC4C0"/>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3">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4">
    <w:nsid w:val="51EC13A7"/>
    <w:multiLevelType w:val="hybridMultilevel"/>
    <w:tmpl w:val="638417D2"/>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5">
    <w:nsid w:val="59F56630"/>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6">
    <w:nsid w:val="5C8A6336"/>
    <w:multiLevelType w:val="multilevel"/>
    <w:tmpl w:val="9E824EB8"/>
    <w:lvl w:ilvl="0">
      <w:start w:val="1"/>
      <w:numFmt w:val="decimal"/>
      <w:lvlText w:val="%1."/>
      <w:lvlJc w:val="left"/>
      <w:pPr>
        <w:ind w:left="1440" w:hanging="72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7">
    <w:nsid w:val="606A0B7D"/>
    <w:multiLevelType w:val="hybridMultilevel"/>
    <w:tmpl w:val="9E824EB8"/>
    <w:lvl w:ilvl="0" w:tplc="088C59A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8">
    <w:nsid w:val="68EE41ED"/>
    <w:multiLevelType w:val="hybridMultilevel"/>
    <w:tmpl w:val="D3BEA132"/>
    <w:lvl w:ilvl="0" w:tplc="5A20016A">
      <w:start w:val="1"/>
      <w:numFmt w:val="decimal"/>
      <w:lvlText w:val="%1."/>
      <w:lvlJc w:val="left"/>
      <w:pPr>
        <w:ind w:left="2160" w:hanging="144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9">
    <w:nsid w:val="7EEC6A55"/>
    <w:multiLevelType w:val="hybridMultilevel"/>
    <w:tmpl w:val="C94E6B46"/>
    <w:lvl w:ilvl="0" w:tplc="CA28D8C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0">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num w:numId="1">
    <w:abstractNumId w:val="5"/>
  </w:num>
  <w:num w:numId="2">
    <w:abstractNumId w:val="7"/>
  </w:num>
  <w:num w:numId="3">
    <w:abstractNumId w:val="13"/>
  </w:num>
  <w:num w:numId="4">
    <w:abstractNumId w:val="11"/>
  </w:num>
  <w:num w:numId="5">
    <w:abstractNumId w:val="0"/>
  </w:num>
  <w:num w:numId="6">
    <w:abstractNumId w:val="15"/>
  </w:num>
  <w:num w:numId="7">
    <w:abstractNumId w:val="17"/>
  </w:num>
  <w:num w:numId="8">
    <w:abstractNumId w:val="16"/>
  </w:num>
  <w:num w:numId="9">
    <w:abstractNumId w:val="20"/>
  </w:num>
  <w:num w:numId="10">
    <w:abstractNumId w:val="8"/>
  </w:num>
  <w:num w:numId="11">
    <w:abstractNumId w:val="3"/>
  </w:num>
  <w:num w:numId="12">
    <w:abstractNumId w:val="2"/>
  </w:num>
  <w:num w:numId="13">
    <w:abstractNumId w:val="18"/>
  </w:num>
  <w:num w:numId="14">
    <w:abstractNumId w:val="4"/>
  </w:num>
  <w:num w:numId="15">
    <w:abstractNumId w:val="1"/>
  </w:num>
  <w:num w:numId="16">
    <w:abstractNumId w:val="10"/>
  </w:num>
  <w:num w:numId="17">
    <w:abstractNumId w:val="12"/>
  </w:num>
  <w:num w:numId="18">
    <w:abstractNumId w:val="9"/>
  </w:num>
  <w:num w:numId="19">
    <w:abstractNumId w:val="14"/>
  </w:num>
  <w:num w:numId="20">
    <w:abstractNumId w:val="6"/>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oNotTrackMoves/>
  <w:defaultTabStop w:val="720"/>
  <w:characterSpacingControl w:val="doNotCompress"/>
  <w:hdrShapeDefaults>
    <o:shapedefaults v:ext="edit" spidmax="2079"/>
    <o:shapelayout v:ext="edit">
      <o:idmap v:ext="edit" data="2"/>
      <o:rules v:ext="edit">
        <o:r id="V:Rule1" type="connector" idref="#AutoShape 4"/>
        <o:r id="V:Rule2" type="connector" idref="#AutoShape 4"/>
        <o:r id="V:Rule3" type="connector" idref="#AutoShape 4"/>
        <o:r id="V:Rule4" type="connector" idref="#AutoShape 4"/>
        <o:r id="V:Rule5" type="connector" idref="#AutoShape 4"/>
        <o:r id="V:Rule6" type="connector" idref="#AutoShape 4"/>
      </o:rules>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E5ECB"/>
    <w:rsid w:val="00000BB9"/>
    <w:rsid w:val="0000513B"/>
    <w:rsid w:val="000112A8"/>
    <w:rsid w:val="00020B83"/>
    <w:rsid w:val="00023F9E"/>
    <w:rsid w:val="00033CCC"/>
    <w:rsid w:val="0004280C"/>
    <w:rsid w:val="0004363C"/>
    <w:rsid w:val="00051B6D"/>
    <w:rsid w:val="00055A01"/>
    <w:rsid w:val="00066288"/>
    <w:rsid w:val="00075893"/>
    <w:rsid w:val="0009222E"/>
    <w:rsid w:val="000A536C"/>
    <w:rsid w:val="000B2DA7"/>
    <w:rsid w:val="000C1D31"/>
    <w:rsid w:val="000D64A0"/>
    <w:rsid w:val="000D6978"/>
    <w:rsid w:val="000E5ECB"/>
    <w:rsid w:val="000E7D6B"/>
    <w:rsid w:val="000F2BEF"/>
    <w:rsid w:val="0010772B"/>
    <w:rsid w:val="00130C11"/>
    <w:rsid w:val="00136CC2"/>
    <w:rsid w:val="00146144"/>
    <w:rsid w:val="00155F93"/>
    <w:rsid w:val="00162C39"/>
    <w:rsid w:val="001718A6"/>
    <w:rsid w:val="00174031"/>
    <w:rsid w:val="00175CDE"/>
    <w:rsid w:val="00180FD2"/>
    <w:rsid w:val="0018517F"/>
    <w:rsid w:val="00185C25"/>
    <w:rsid w:val="00192ECE"/>
    <w:rsid w:val="001A3828"/>
    <w:rsid w:val="001B751C"/>
    <w:rsid w:val="001C50D8"/>
    <w:rsid w:val="001D05D2"/>
    <w:rsid w:val="001E1F29"/>
    <w:rsid w:val="001E610B"/>
    <w:rsid w:val="001F006B"/>
    <w:rsid w:val="0021492C"/>
    <w:rsid w:val="00225AA1"/>
    <w:rsid w:val="00232FDA"/>
    <w:rsid w:val="00237173"/>
    <w:rsid w:val="00241713"/>
    <w:rsid w:val="00245DCB"/>
    <w:rsid w:val="00263FA7"/>
    <w:rsid w:val="002973C8"/>
    <w:rsid w:val="002A1547"/>
    <w:rsid w:val="002A3011"/>
    <w:rsid w:val="002B4165"/>
    <w:rsid w:val="002C0E55"/>
    <w:rsid w:val="002C71BE"/>
    <w:rsid w:val="002C7BD0"/>
    <w:rsid w:val="00300208"/>
    <w:rsid w:val="003167CB"/>
    <w:rsid w:val="00323341"/>
    <w:rsid w:val="003263CC"/>
    <w:rsid w:val="0035375E"/>
    <w:rsid w:val="00376690"/>
    <w:rsid w:val="00387BA9"/>
    <w:rsid w:val="003A6EE1"/>
    <w:rsid w:val="003B4BD1"/>
    <w:rsid w:val="003B6F92"/>
    <w:rsid w:val="003E1EDD"/>
    <w:rsid w:val="00410651"/>
    <w:rsid w:val="00415053"/>
    <w:rsid w:val="0044391B"/>
    <w:rsid w:val="0046428B"/>
    <w:rsid w:val="00470D6A"/>
    <w:rsid w:val="004767F2"/>
    <w:rsid w:val="00486225"/>
    <w:rsid w:val="0048666F"/>
    <w:rsid w:val="004A1B8A"/>
    <w:rsid w:val="004C5920"/>
    <w:rsid w:val="004C6297"/>
    <w:rsid w:val="004C784D"/>
    <w:rsid w:val="004D08E4"/>
    <w:rsid w:val="005011A8"/>
    <w:rsid w:val="00504334"/>
    <w:rsid w:val="00513E4B"/>
    <w:rsid w:val="0051489C"/>
    <w:rsid w:val="005207C3"/>
    <w:rsid w:val="0053521C"/>
    <w:rsid w:val="00536F78"/>
    <w:rsid w:val="00551E9F"/>
    <w:rsid w:val="00552B0C"/>
    <w:rsid w:val="00556F96"/>
    <w:rsid w:val="005675FE"/>
    <w:rsid w:val="00577227"/>
    <w:rsid w:val="00581288"/>
    <w:rsid w:val="005A22D5"/>
    <w:rsid w:val="005A2EF4"/>
    <w:rsid w:val="005A4EED"/>
    <w:rsid w:val="005A4F4A"/>
    <w:rsid w:val="005B1C13"/>
    <w:rsid w:val="005E15D0"/>
    <w:rsid w:val="00607ECC"/>
    <w:rsid w:val="00620869"/>
    <w:rsid w:val="006313B7"/>
    <w:rsid w:val="0064116E"/>
    <w:rsid w:val="00642CD9"/>
    <w:rsid w:val="00661C00"/>
    <w:rsid w:val="006641B6"/>
    <w:rsid w:val="006717F8"/>
    <w:rsid w:val="00685EDD"/>
    <w:rsid w:val="00690378"/>
    <w:rsid w:val="006A63CD"/>
    <w:rsid w:val="006B1414"/>
    <w:rsid w:val="006C10FA"/>
    <w:rsid w:val="006D421B"/>
    <w:rsid w:val="006E210A"/>
    <w:rsid w:val="006E44B7"/>
    <w:rsid w:val="006E60B8"/>
    <w:rsid w:val="006F08C6"/>
    <w:rsid w:val="006F6857"/>
    <w:rsid w:val="006F7DE8"/>
    <w:rsid w:val="00702458"/>
    <w:rsid w:val="007026BC"/>
    <w:rsid w:val="00717DE2"/>
    <w:rsid w:val="007319F0"/>
    <w:rsid w:val="00743035"/>
    <w:rsid w:val="007439FF"/>
    <w:rsid w:val="00750F35"/>
    <w:rsid w:val="0077207A"/>
    <w:rsid w:val="00774790"/>
    <w:rsid w:val="007830DB"/>
    <w:rsid w:val="007A2D3E"/>
    <w:rsid w:val="007A5668"/>
    <w:rsid w:val="007A6B1A"/>
    <w:rsid w:val="007E0801"/>
    <w:rsid w:val="007E2EB7"/>
    <w:rsid w:val="007E714B"/>
    <w:rsid w:val="00810CE9"/>
    <w:rsid w:val="00822FB1"/>
    <w:rsid w:val="00827CAB"/>
    <w:rsid w:val="008559F9"/>
    <w:rsid w:val="00867C52"/>
    <w:rsid w:val="00887F8E"/>
    <w:rsid w:val="008B6A04"/>
    <w:rsid w:val="008C5313"/>
    <w:rsid w:val="008D2180"/>
    <w:rsid w:val="008D7CD9"/>
    <w:rsid w:val="008E621B"/>
    <w:rsid w:val="008E7074"/>
    <w:rsid w:val="008E7075"/>
    <w:rsid w:val="00933FB4"/>
    <w:rsid w:val="009408B4"/>
    <w:rsid w:val="00941033"/>
    <w:rsid w:val="009519E5"/>
    <w:rsid w:val="00953EE9"/>
    <w:rsid w:val="009730EF"/>
    <w:rsid w:val="009E2E45"/>
    <w:rsid w:val="009E3E94"/>
    <w:rsid w:val="009E461C"/>
    <w:rsid w:val="009E7CAB"/>
    <w:rsid w:val="009F4FFC"/>
    <w:rsid w:val="00A028FA"/>
    <w:rsid w:val="00A05975"/>
    <w:rsid w:val="00A2077B"/>
    <w:rsid w:val="00A6633D"/>
    <w:rsid w:val="00AB693E"/>
    <w:rsid w:val="00AE3340"/>
    <w:rsid w:val="00B00AD2"/>
    <w:rsid w:val="00B01564"/>
    <w:rsid w:val="00B169DE"/>
    <w:rsid w:val="00B45E42"/>
    <w:rsid w:val="00B528C9"/>
    <w:rsid w:val="00B604FD"/>
    <w:rsid w:val="00B662FA"/>
    <w:rsid w:val="00B70F90"/>
    <w:rsid w:val="00B768A2"/>
    <w:rsid w:val="00B87BE9"/>
    <w:rsid w:val="00B92C05"/>
    <w:rsid w:val="00BA4328"/>
    <w:rsid w:val="00BB3FFF"/>
    <w:rsid w:val="00BB6F9E"/>
    <w:rsid w:val="00BC196E"/>
    <w:rsid w:val="00BD1696"/>
    <w:rsid w:val="00BD66C5"/>
    <w:rsid w:val="00C0617A"/>
    <w:rsid w:val="00C0626A"/>
    <w:rsid w:val="00C45BDC"/>
    <w:rsid w:val="00CB6506"/>
    <w:rsid w:val="00CC038D"/>
    <w:rsid w:val="00CC54AF"/>
    <w:rsid w:val="00CD0D11"/>
    <w:rsid w:val="00CD4E9B"/>
    <w:rsid w:val="00CF68E8"/>
    <w:rsid w:val="00D00F65"/>
    <w:rsid w:val="00D01995"/>
    <w:rsid w:val="00D02467"/>
    <w:rsid w:val="00D05EA5"/>
    <w:rsid w:val="00D20297"/>
    <w:rsid w:val="00D27DA2"/>
    <w:rsid w:val="00D36D7B"/>
    <w:rsid w:val="00D37744"/>
    <w:rsid w:val="00D37AE7"/>
    <w:rsid w:val="00D53203"/>
    <w:rsid w:val="00D83799"/>
    <w:rsid w:val="00D94427"/>
    <w:rsid w:val="00DB6E14"/>
    <w:rsid w:val="00DE3488"/>
    <w:rsid w:val="00E03000"/>
    <w:rsid w:val="00E253BB"/>
    <w:rsid w:val="00E30D10"/>
    <w:rsid w:val="00E35BEB"/>
    <w:rsid w:val="00E83F14"/>
    <w:rsid w:val="00EB3294"/>
    <w:rsid w:val="00EB351B"/>
    <w:rsid w:val="00EB39D8"/>
    <w:rsid w:val="00EB4DD2"/>
    <w:rsid w:val="00ED4123"/>
    <w:rsid w:val="00ED4DE2"/>
    <w:rsid w:val="00EE654F"/>
    <w:rsid w:val="00F06238"/>
    <w:rsid w:val="00F36C81"/>
    <w:rsid w:val="00F43704"/>
    <w:rsid w:val="00F57D02"/>
    <w:rsid w:val="00F80F84"/>
    <w:rsid w:val="00FC3AE0"/>
    <w:rsid w:val="00FE11D1"/>
    <w:rsid w:val="00FF2F12"/>
    <w:rsid w:val="00FF5754"/>
    <w:rsid w:val="00FF685B"/>
    <w:rsid w:val="00FF6D0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ountry-region"/>
  <w:shapeDefaults>
    <o:shapedefaults v:ext="edit" spidmax="207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20B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cs="Times New Roman"/>
      <w:b/>
      <w:bCs/>
      <w:color w:val="365F91"/>
      <w:sz w:val="28"/>
      <w:szCs w:val="28"/>
    </w:rPr>
  </w:style>
  <w:style w:type="character" w:customStyle="1" w:styleId="Heading2Char">
    <w:name w:val="Heading 2 Char"/>
    <w:link w:val="Heading2"/>
    <w:uiPriority w:val="99"/>
    <w:locked/>
    <w:rsid w:val="00953EE9"/>
    <w:rPr>
      <w:rFonts w:ascii="Cambria" w:eastAsia="SimSun" w:hAnsi="Cambria" w:cs="Times New Roman"/>
      <w:b/>
      <w:bCs/>
      <w:color w:val="4F81BD"/>
      <w:sz w:val="26"/>
      <w:szCs w:val="26"/>
    </w:rPr>
  </w:style>
  <w:style w:type="character" w:customStyle="1" w:styleId="Heading3Char">
    <w:name w:val="Heading 3 Char"/>
    <w:link w:val="Heading3"/>
    <w:uiPriority w:val="99"/>
    <w:locked/>
    <w:rsid w:val="00B70F90"/>
    <w:rPr>
      <w:rFonts w:ascii="Cambria" w:eastAsia="SimSun" w:hAnsi="Cambria" w:cs="Times New Roman"/>
      <w:b/>
      <w:bCs/>
      <w:color w:val="4F81BD"/>
    </w:rPr>
  </w:style>
  <w:style w:type="paragraph" w:styleId="NoSpacing">
    <w:name w:val="No Spacing"/>
    <w:link w:val="NoSpacingChar"/>
    <w:uiPriority w:val="99"/>
    <w:qFormat/>
    <w:rsid w:val="000E5ECB"/>
    <w:rPr>
      <w:sz w:val="22"/>
      <w:szCs w:val="22"/>
      <w:lang w:val="en-US" w:eastAsia="ja-JP"/>
    </w:rPr>
  </w:style>
  <w:style w:type="character" w:customStyle="1" w:styleId="NoSpacingChar">
    <w:name w:val="No Spacing Char"/>
    <w:link w:val="NoSpacing"/>
    <w:uiPriority w:val="99"/>
    <w:locked/>
    <w:rsid w:val="000E5ECB"/>
    <w:rPr>
      <w:rFonts w:cs="Times New Roman"/>
      <w:sz w:val="22"/>
      <w:szCs w:val="22"/>
      <w:lang w:val="en-US" w:eastAsia="ja-JP" w:bidi="ar-SA"/>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cs="Times New Roman"/>
      <w:i/>
      <w:iCs/>
      <w:color w:val="4F81BD"/>
      <w:spacing w:val="15"/>
      <w:sz w:val="24"/>
      <w:szCs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style>
  <w:style w:type="character" w:customStyle="1" w:styleId="HeaderChar">
    <w:name w:val="Header Char"/>
    <w:link w:val="Header"/>
    <w:uiPriority w:val="99"/>
    <w:locked/>
    <w:rsid w:val="00C0626A"/>
    <w:rPr>
      <w:rFonts w:cs="Times New Roman"/>
    </w:rPr>
  </w:style>
  <w:style w:type="paragraph" w:styleId="Footer">
    <w:name w:val="footer"/>
    <w:basedOn w:val="Normal"/>
    <w:link w:val="FooterChar"/>
    <w:uiPriority w:val="99"/>
    <w:rsid w:val="00C0626A"/>
    <w:pPr>
      <w:tabs>
        <w:tab w:val="center" w:pos="4513"/>
        <w:tab w:val="right" w:pos="9026"/>
      </w:tabs>
      <w:spacing w:after="0" w:line="240" w:lineRule="auto"/>
    </w:pPr>
  </w:style>
  <w:style w:type="character" w:customStyle="1" w:styleId="FooterChar">
    <w:name w:val="Footer Char"/>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9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9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4.xml"/><Relationship Id="rId3" Type="http://schemas.microsoft.com/office/2007/relationships/stylesWithEffects" Target="stylesWithEffect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code.google.com/" TargetMode="External"/><Relationship Id="rId23" Type="http://schemas.openxmlformats.org/officeDocument/2006/relationships/footer" Target="footer7.xml"/><Relationship Id="rId10" Type="http://schemas.openxmlformats.org/officeDocument/2006/relationships/header" Target="header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314</TotalTime>
  <Pages>40</Pages>
  <Words>6127</Words>
  <Characters>34930</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Quality Plan</vt:lpstr>
    </vt:vector>
  </TitlesOfParts>
  <Company/>
  <LinksUpToDate>false</LinksUpToDate>
  <CharactersWithSpaces>40976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keywords/>
  <dc:description/>
  <cp:lastModifiedBy>Alvin Chang</cp:lastModifiedBy>
  <cp:revision>57</cp:revision>
  <dcterms:created xsi:type="dcterms:W3CDTF">2011-03-20T04:59:00Z</dcterms:created>
  <dcterms:modified xsi:type="dcterms:W3CDTF">2011-03-25T18:41:00Z</dcterms:modified>
</cp:coreProperties>
</file>